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16DA" w:rsidRPr="007B2AD6">
            <w:trPr>
              <w:trHeight w:val="2880"/>
              <w:jc w:val="center"/>
            </w:trPr>
            <w:sdt>
              <w:sdtPr>
                <w:rPr>
                  <w:rFonts w:asciiTheme="majorHAnsi" w:eastAsiaTheme="majorEastAsia" w:hAnsiTheme="majorHAnsi" w:cstheme="majorBidi"/>
                  <w:caps/>
                  <w:lang w:val="fr-FR"/>
                </w:rPr>
                <w:alias w:val="Company"/>
                <w:id w:val="15524243"/>
                <w:placeholder>
                  <w:docPart w:val="F9BE884B64954DB09B70E6A88BCB446C"/>
                </w:placeholder>
                <w:dataBinding w:prefixMappings="xmlns:ns0='http://schemas.openxmlformats.org/officeDocument/2006/extended-properties'" w:xpath="/ns0:Properties[1]/ns0:Company[1]" w:storeItemID="{6668398D-A668-4E3E-A5EB-62B293D839F1}"/>
                <w:text/>
              </w:sdtPr>
              <w:sdtContent>
                <w:tc>
                  <w:tcPr>
                    <w:tcW w:w="5000" w:type="pct"/>
                  </w:tcPr>
                  <w:p w:rsidR="00AD16DA" w:rsidRPr="007B2AD6" w:rsidRDefault="00AD16DA" w:rsidP="00AD16DA">
                    <w:pPr>
                      <w:pStyle w:val="NoSpacing"/>
                      <w:jc w:val="center"/>
                      <w:rPr>
                        <w:rFonts w:asciiTheme="majorHAnsi" w:eastAsiaTheme="majorEastAsia" w:hAnsiTheme="majorHAnsi" w:cstheme="majorBidi"/>
                        <w:caps/>
                        <w:lang w:val="fr-FR"/>
                      </w:rPr>
                    </w:pPr>
                    <w:r w:rsidRPr="007B2AD6">
                      <w:rPr>
                        <w:rFonts w:asciiTheme="majorHAnsi" w:eastAsiaTheme="majorEastAsia" w:hAnsiTheme="majorHAnsi" w:cstheme="majorBidi"/>
                        <w:caps/>
                        <w:lang w:val="fr-FR"/>
                      </w:rPr>
                      <w:t>Polytech’ Nice Sophia Antipolis</w:t>
                    </w:r>
                  </w:p>
                </w:tc>
              </w:sdtContent>
            </w:sdt>
          </w:tr>
          <w:tr w:rsidR="00AD16DA" w:rsidRPr="007B2AD6">
            <w:trPr>
              <w:trHeight w:val="1440"/>
              <w:jc w:val="center"/>
            </w:trPr>
            <w:sdt>
              <w:sdtPr>
                <w:rPr>
                  <w:rFonts w:asciiTheme="majorHAnsi" w:eastAsiaTheme="majorEastAsia" w:hAnsiTheme="majorHAnsi" w:cstheme="majorBidi"/>
                  <w:sz w:val="80"/>
                  <w:szCs w:val="80"/>
                  <w:lang w:val="fr-FR"/>
                </w:rPr>
                <w:alias w:val="Title"/>
                <w:id w:val="15524250"/>
                <w:placeholder>
                  <w:docPart w:val="01FB5822E8834F44BE8815BDBE4A2D4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80"/>
                        <w:szCs w:val="80"/>
                        <w:lang w:val="fr-FR"/>
                      </w:rPr>
                    </w:pPr>
                    <w:r w:rsidRPr="007B2AD6">
                      <w:rPr>
                        <w:rFonts w:asciiTheme="majorHAnsi" w:eastAsiaTheme="majorEastAsia" w:hAnsiTheme="majorHAnsi" w:cstheme="majorBidi"/>
                        <w:sz w:val="80"/>
                        <w:szCs w:val="80"/>
                        <w:lang w:val="fr-FR"/>
                      </w:rPr>
                      <w:t>Reconnaissance de mots</w:t>
                    </w:r>
                  </w:p>
                </w:tc>
              </w:sdtContent>
            </w:sdt>
          </w:tr>
          <w:tr w:rsidR="00AD16DA" w:rsidRPr="007B2AD6">
            <w:trPr>
              <w:trHeight w:val="720"/>
              <w:jc w:val="center"/>
            </w:trPr>
            <w:sdt>
              <w:sdtPr>
                <w:rPr>
                  <w:rFonts w:asciiTheme="majorHAnsi" w:eastAsiaTheme="majorEastAsia" w:hAnsiTheme="majorHAnsi" w:cstheme="majorBidi"/>
                  <w:sz w:val="44"/>
                  <w:szCs w:val="44"/>
                  <w:lang w:val="fr-FR"/>
                </w:rPr>
                <w:alias w:val="Subtitle"/>
                <w:id w:val="15524255"/>
                <w:placeholder>
                  <w:docPart w:val="ED03D5279A66472A8BF95FB6D259FEF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44"/>
                        <w:szCs w:val="44"/>
                        <w:lang w:val="fr-FR"/>
                      </w:rPr>
                    </w:pPr>
                    <w:r w:rsidRPr="007B2AD6">
                      <w:rPr>
                        <w:rFonts w:asciiTheme="majorHAnsi" w:eastAsiaTheme="majorEastAsia" w:hAnsiTheme="majorHAnsi" w:cstheme="majorBidi"/>
                        <w:sz w:val="44"/>
                        <w:szCs w:val="44"/>
                        <w:lang w:val="fr-FR"/>
                      </w:rPr>
                      <w:t>Conception d’une maquette d’un système simple de reconnaissance de mots</w:t>
                    </w:r>
                  </w:p>
                </w:tc>
              </w:sdtContent>
            </w:sdt>
          </w:tr>
          <w:tr w:rsidR="00AD16DA" w:rsidRPr="007B2AD6">
            <w:trPr>
              <w:trHeight w:val="360"/>
              <w:jc w:val="center"/>
            </w:trPr>
            <w:tc>
              <w:tcPr>
                <w:tcW w:w="5000" w:type="pct"/>
                <w:vAlign w:val="center"/>
              </w:tcPr>
              <w:p w:rsidR="00AD16DA" w:rsidRPr="007B2AD6" w:rsidRDefault="00AD16DA">
                <w:pPr>
                  <w:pStyle w:val="NoSpacing"/>
                  <w:jc w:val="center"/>
                  <w:rPr>
                    <w:lang w:val="fr-FR"/>
                  </w:rPr>
                </w:pPr>
              </w:p>
            </w:tc>
          </w:tr>
          <w:tr w:rsidR="00AD16DA" w:rsidRPr="007B2AD6">
            <w:trPr>
              <w:trHeight w:val="360"/>
              <w:jc w:val="center"/>
            </w:trPr>
            <w:tc>
              <w:tcPr>
                <w:tcW w:w="5000" w:type="pct"/>
                <w:vAlign w:val="center"/>
              </w:tcPr>
              <w:p w:rsidR="00AD16DA" w:rsidRPr="007B2AD6" w:rsidRDefault="00AD16DA" w:rsidP="003D3662">
                <w:pPr>
                  <w:pStyle w:val="NoSpacing"/>
                  <w:jc w:val="center"/>
                  <w:rPr>
                    <w:b/>
                    <w:bCs/>
                    <w:lang w:val="fr-FR"/>
                  </w:rPr>
                </w:pPr>
                <w:r w:rsidRPr="007B2AD6">
                  <w:rPr>
                    <w:b/>
                    <w:bCs/>
                    <w:lang w:val="fr-FR"/>
                  </w:rPr>
                  <w:t>Gu</w:t>
                </w:r>
                <w:r w:rsidR="002673DE" w:rsidRPr="007B2AD6">
                  <w:rPr>
                    <w:b/>
                    <w:bCs/>
                    <w:lang w:val="fr-FR"/>
                  </w:rPr>
                  <w:t>é</w:t>
                </w:r>
                <w:r w:rsidRPr="007B2AD6">
                  <w:rPr>
                    <w:b/>
                    <w:bCs/>
                    <w:lang w:val="fr-FR"/>
                  </w:rPr>
                  <w:t>non</w:t>
                </w:r>
                <w:r w:rsidR="002673DE" w:rsidRPr="007B2AD6">
                  <w:rPr>
                    <w:b/>
                    <w:bCs/>
                    <w:lang w:val="fr-FR"/>
                  </w:rPr>
                  <w:t xml:space="preserve"> Marie,</w:t>
                </w:r>
                <w:r w:rsidR="003D3662" w:rsidRPr="007B2AD6">
                  <w:rPr>
                    <w:b/>
                    <w:bCs/>
                    <w:lang w:val="fr-FR"/>
                  </w:rPr>
                  <w:br/>
                </w:r>
                <w:r w:rsidR="002673DE" w:rsidRPr="007B2AD6">
                  <w:rPr>
                    <w:b/>
                    <w:bCs/>
                    <w:lang w:val="fr-FR"/>
                  </w:rPr>
                  <w:t>Achard Jean-</w:t>
                </w:r>
                <w:r w:rsidR="003D3662" w:rsidRPr="007B2AD6">
                  <w:rPr>
                    <w:b/>
                    <w:bCs/>
                    <w:lang w:val="fr-FR"/>
                  </w:rPr>
                  <w:t>Paul,</w:t>
                </w:r>
                <w:r w:rsidR="003D3662" w:rsidRPr="007B2AD6">
                  <w:rPr>
                    <w:b/>
                    <w:bCs/>
                    <w:lang w:val="fr-FR"/>
                  </w:rPr>
                  <w:br/>
                </w:r>
                <w:r w:rsidR="002673DE" w:rsidRPr="007B2AD6">
                  <w:rPr>
                    <w:b/>
                    <w:bCs/>
                    <w:lang w:val="fr-FR"/>
                  </w:rPr>
                  <w:t>Favreau Jean-Dominique</w:t>
                </w:r>
              </w:p>
              <w:p w:rsidR="003D3662" w:rsidRPr="007B2AD6" w:rsidRDefault="003D3662" w:rsidP="003D3662">
                <w:pPr>
                  <w:pStyle w:val="NoSpacing"/>
                  <w:jc w:val="center"/>
                  <w:rPr>
                    <w:b/>
                    <w:bCs/>
                    <w:lang w:val="fr-FR"/>
                  </w:rPr>
                </w:pPr>
              </w:p>
            </w:tc>
          </w:tr>
          <w:tr w:rsidR="00AD16DA" w:rsidRPr="007B2AD6">
            <w:trPr>
              <w:trHeight w:val="360"/>
              <w:jc w:val="center"/>
            </w:trPr>
            <w:tc>
              <w:tcPr>
                <w:tcW w:w="5000" w:type="pct"/>
                <w:vAlign w:val="center"/>
              </w:tcPr>
              <w:p w:rsidR="00AD16DA" w:rsidRPr="007B2AD6" w:rsidRDefault="00050264">
                <w:pPr>
                  <w:pStyle w:val="NoSpacing"/>
                  <w:jc w:val="center"/>
                  <w:rPr>
                    <w:b/>
                    <w:bCs/>
                    <w:lang w:val="fr-FR"/>
                  </w:rPr>
                </w:pPr>
                <w:r w:rsidRPr="007B2AD6">
                  <w:rPr>
                    <w:b/>
                    <w:bCs/>
                    <w:lang w:val="fr-FR"/>
                  </w:rPr>
                  <w:t>24/1/2013</w:t>
                </w:r>
              </w:p>
            </w:tc>
          </w:tr>
        </w:tbl>
        <w:p w:rsidR="00AD16DA" w:rsidRPr="007B2AD6" w:rsidRDefault="00AD16DA"/>
        <w:p w:rsidR="00AD16DA" w:rsidRPr="007B2AD6" w:rsidRDefault="00AD16DA"/>
        <w:tbl>
          <w:tblPr>
            <w:tblpPr w:leftFromText="187" w:rightFromText="187" w:horzAnchor="margin" w:tblpXSpec="center" w:tblpYSpec="bottom"/>
            <w:tblW w:w="5000" w:type="pct"/>
            <w:tblLook w:val="04A0"/>
          </w:tblPr>
          <w:tblGrid>
            <w:gridCol w:w="9288"/>
          </w:tblGrid>
          <w:tr w:rsidR="00AD16DA" w:rsidRPr="007B2AD6">
            <w:tc>
              <w:tcPr>
                <w:tcW w:w="5000" w:type="pct"/>
              </w:tcPr>
              <w:p w:rsidR="00AD16DA" w:rsidRPr="007B2AD6" w:rsidRDefault="00AD16DA">
                <w:pPr>
                  <w:pStyle w:val="NoSpacing"/>
                  <w:rPr>
                    <w:lang w:val="fr-FR"/>
                  </w:rPr>
                </w:pPr>
              </w:p>
            </w:tc>
          </w:tr>
        </w:tbl>
        <w:p w:rsidR="00AD16DA" w:rsidRPr="007B2AD6" w:rsidRDefault="00AD16DA"/>
        <w:p w:rsidR="00AD16DA" w:rsidRPr="007B2AD6" w:rsidRDefault="00AD16DA">
          <w:r w:rsidRPr="007B2AD6">
            <w:rPr>
              <w:noProof/>
              <w:lang w:eastAsia="fr-FR"/>
            </w:rPr>
            <w:drawing>
              <wp:anchor distT="0" distB="0" distL="114300" distR="114300" simplePos="0" relativeHeight="251658240" behindDoc="1" locked="0" layoutInCell="1" allowOverlap="1">
                <wp:simplePos x="0" y="0"/>
                <wp:positionH relativeFrom="column">
                  <wp:posOffset>-978281</wp:posOffset>
                </wp:positionH>
                <wp:positionV relativeFrom="paragraph">
                  <wp:posOffset>29209</wp:posOffset>
                </wp:positionV>
                <wp:extent cx="7722870" cy="4988571"/>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7722870" cy="4988571"/>
                        </a:xfrm>
                        <a:prstGeom prst="rect">
                          <a:avLst/>
                        </a:prstGeom>
                        <a:noFill/>
                      </pic:spPr>
                    </pic:pic>
                  </a:graphicData>
                </a:graphic>
              </wp:anchor>
            </w:drawing>
          </w:r>
          <w:r w:rsidRPr="007B2AD6">
            <w:br w:type="page"/>
          </w:r>
        </w:p>
      </w:sdtContent>
    </w:sdt>
    <w:sdt>
      <w:sdtPr>
        <w:rPr>
          <w:rFonts w:asciiTheme="minorHAnsi" w:eastAsiaTheme="minorHAnsi" w:hAnsiTheme="minorHAnsi" w:cstheme="minorBidi"/>
          <w:bCs w:val="0"/>
          <w:color w:val="auto"/>
          <w:spacing w:val="0"/>
          <w:kern w:val="0"/>
          <w:sz w:val="22"/>
          <w:szCs w:val="22"/>
          <w:lang w:val="fr-FR"/>
        </w:rPr>
        <w:id w:val="1398412"/>
        <w:docPartObj>
          <w:docPartGallery w:val="Table of Contents"/>
          <w:docPartUnique/>
        </w:docPartObj>
      </w:sdtPr>
      <w:sdtContent>
        <w:p w:rsidR="004D0082" w:rsidRPr="007B2AD6" w:rsidRDefault="00FC558C">
          <w:pPr>
            <w:pStyle w:val="TOCHeading"/>
            <w:rPr>
              <w:lang w:val="fr-FR"/>
            </w:rPr>
          </w:pPr>
          <w:r w:rsidRPr="007B2AD6">
            <w:rPr>
              <w:lang w:val="fr-FR"/>
            </w:rPr>
            <w:t>Sommaire</w:t>
          </w:r>
        </w:p>
        <w:p w:rsidR="004D0082" w:rsidRPr="007B2AD6" w:rsidRDefault="004D0082">
          <w:pPr>
            <w:pStyle w:val="TOC1"/>
            <w:tabs>
              <w:tab w:val="right" w:leader="dot" w:pos="9062"/>
            </w:tabs>
          </w:pPr>
        </w:p>
        <w:p w:rsidR="00AD6B30" w:rsidRDefault="00771904">
          <w:pPr>
            <w:pStyle w:val="TOC1"/>
            <w:tabs>
              <w:tab w:val="right" w:leader="dot" w:pos="9062"/>
            </w:tabs>
            <w:rPr>
              <w:rFonts w:eastAsiaTheme="minorEastAsia"/>
              <w:noProof/>
              <w:lang w:eastAsia="fr-FR"/>
            </w:rPr>
          </w:pPr>
          <w:r w:rsidRPr="007B2AD6">
            <w:fldChar w:fldCharType="begin"/>
          </w:r>
          <w:r w:rsidR="004D0082" w:rsidRPr="007B2AD6">
            <w:instrText xml:space="preserve"> TOC \o "1-3" \h \z \u </w:instrText>
          </w:r>
          <w:r w:rsidRPr="007B2AD6">
            <w:fldChar w:fldCharType="separate"/>
          </w:r>
          <w:hyperlink w:anchor="_Toc345505002" w:history="1">
            <w:r w:rsidR="00AD6B30" w:rsidRPr="00C54FAD">
              <w:rPr>
                <w:rStyle w:val="Hyperlink"/>
                <w:noProof/>
              </w:rPr>
              <w:t>Introduction</w:t>
            </w:r>
            <w:r w:rsidR="00AD6B30">
              <w:rPr>
                <w:noProof/>
                <w:webHidden/>
              </w:rPr>
              <w:tab/>
            </w:r>
            <w:r w:rsidR="00AD6B30">
              <w:rPr>
                <w:noProof/>
                <w:webHidden/>
              </w:rPr>
              <w:fldChar w:fldCharType="begin"/>
            </w:r>
            <w:r w:rsidR="00AD6B30">
              <w:rPr>
                <w:noProof/>
                <w:webHidden/>
              </w:rPr>
              <w:instrText xml:space="preserve"> PAGEREF _Toc345505002 \h </w:instrText>
            </w:r>
            <w:r w:rsidR="00AD6B30">
              <w:rPr>
                <w:noProof/>
                <w:webHidden/>
              </w:rPr>
            </w:r>
            <w:r w:rsidR="00AD6B30">
              <w:rPr>
                <w:noProof/>
                <w:webHidden/>
              </w:rPr>
              <w:fldChar w:fldCharType="separate"/>
            </w:r>
            <w:r w:rsidR="00AD6B30">
              <w:rPr>
                <w:noProof/>
                <w:webHidden/>
              </w:rPr>
              <w:t>3</w:t>
            </w:r>
            <w:r w:rsidR="00AD6B30">
              <w:rPr>
                <w:noProof/>
                <w:webHidden/>
              </w:rPr>
              <w:fldChar w:fldCharType="end"/>
            </w:r>
          </w:hyperlink>
        </w:p>
        <w:p w:rsidR="00AD6B30" w:rsidRDefault="00AD6B30">
          <w:pPr>
            <w:pStyle w:val="TOC1"/>
            <w:tabs>
              <w:tab w:val="right" w:leader="dot" w:pos="9062"/>
            </w:tabs>
            <w:rPr>
              <w:rFonts w:eastAsiaTheme="minorEastAsia"/>
              <w:noProof/>
              <w:lang w:eastAsia="fr-FR"/>
            </w:rPr>
          </w:pPr>
          <w:hyperlink w:anchor="_Toc345505003" w:history="1">
            <w:r w:rsidRPr="00C54FAD">
              <w:rPr>
                <w:rStyle w:val="Hyperlink"/>
                <w:noProof/>
              </w:rPr>
              <w:t>Plan prévu :</w:t>
            </w:r>
            <w:r>
              <w:rPr>
                <w:noProof/>
                <w:webHidden/>
              </w:rPr>
              <w:tab/>
            </w:r>
            <w:r>
              <w:rPr>
                <w:noProof/>
                <w:webHidden/>
              </w:rPr>
              <w:fldChar w:fldCharType="begin"/>
            </w:r>
            <w:r>
              <w:rPr>
                <w:noProof/>
                <w:webHidden/>
              </w:rPr>
              <w:instrText xml:space="preserve"> PAGEREF _Toc345505003 \h </w:instrText>
            </w:r>
            <w:r>
              <w:rPr>
                <w:noProof/>
                <w:webHidden/>
              </w:rPr>
            </w:r>
            <w:r>
              <w:rPr>
                <w:noProof/>
                <w:webHidden/>
              </w:rPr>
              <w:fldChar w:fldCharType="separate"/>
            </w:r>
            <w:r>
              <w:rPr>
                <w:noProof/>
                <w:webHidden/>
              </w:rPr>
              <w:t>4</w:t>
            </w:r>
            <w:r>
              <w:rPr>
                <w:noProof/>
                <w:webHidden/>
              </w:rPr>
              <w:fldChar w:fldCharType="end"/>
            </w:r>
          </w:hyperlink>
        </w:p>
        <w:p w:rsidR="00AD6B30" w:rsidRDefault="00AD6B30">
          <w:pPr>
            <w:pStyle w:val="TOC1"/>
            <w:tabs>
              <w:tab w:val="right" w:leader="dot" w:pos="9062"/>
            </w:tabs>
            <w:rPr>
              <w:rFonts w:eastAsiaTheme="minorEastAsia"/>
              <w:noProof/>
              <w:lang w:eastAsia="fr-FR"/>
            </w:rPr>
          </w:pPr>
          <w:hyperlink w:anchor="_Toc345505004" w:history="1">
            <w:r w:rsidRPr="00C54FAD">
              <w:rPr>
                <w:rStyle w:val="Hyperlink"/>
                <w:noProof/>
              </w:rPr>
              <w:t>Traitement du son</w:t>
            </w:r>
            <w:r>
              <w:rPr>
                <w:noProof/>
                <w:webHidden/>
              </w:rPr>
              <w:tab/>
            </w:r>
            <w:r>
              <w:rPr>
                <w:noProof/>
                <w:webHidden/>
              </w:rPr>
              <w:fldChar w:fldCharType="begin"/>
            </w:r>
            <w:r>
              <w:rPr>
                <w:noProof/>
                <w:webHidden/>
              </w:rPr>
              <w:instrText xml:space="preserve"> PAGEREF _Toc345505004 \h </w:instrText>
            </w:r>
            <w:r>
              <w:rPr>
                <w:noProof/>
                <w:webHidden/>
              </w:rPr>
            </w:r>
            <w:r>
              <w:rPr>
                <w:noProof/>
                <w:webHidden/>
              </w:rPr>
              <w:fldChar w:fldCharType="separate"/>
            </w:r>
            <w:r>
              <w:rPr>
                <w:noProof/>
                <w:webHidden/>
              </w:rPr>
              <w:t>5</w:t>
            </w:r>
            <w:r>
              <w:rPr>
                <w:noProof/>
                <w:webHidden/>
              </w:rPr>
              <w:fldChar w:fldCharType="end"/>
            </w:r>
          </w:hyperlink>
        </w:p>
        <w:p w:rsidR="00AD6B30" w:rsidRDefault="00AD6B30">
          <w:pPr>
            <w:pStyle w:val="TOC2"/>
            <w:tabs>
              <w:tab w:val="left" w:pos="660"/>
              <w:tab w:val="right" w:leader="dot" w:pos="9062"/>
            </w:tabs>
            <w:rPr>
              <w:rFonts w:eastAsiaTheme="minorEastAsia"/>
              <w:noProof/>
              <w:lang w:eastAsia="fr-FR"/>
            </w:rPr>
          </w:pPr>
          <w:hyperlink w:anchor="_Toc345505005" w:history="1">
            <w:r w:rsidRPr="00C54FAD">
              <w:rPr>
                <w:rStyle w:val="Hyperlink"/>
                <w:noProof/>
              </w:rPr>
              <w:t>1.</w:t>
            </w:r>
            <w:r>
              <w:rPr>
                <w:rFonts w:eastAsiaTheme="minorEastAsia"/>
                <w:noProof/>
                <w:lang w:eastAsia="fr-FR"/>
              </w:rPr>
              <w:tab/>
            </w:r>
            <w:r w:rsidRPr="00C54FAD">
              <w:rPr>
                <w:rStyle w:val="Hyperlink"/>
                <w:noProof/>
              </w:rPr>
              <w:t>Enregistrement du son</w:t>
            </w:r>
            <w:r>
              <w:rPr>
                <w:noProof/>
                <w:webHidden/>
              </w:rPr>
              <w:tab/>
            </w:r>
            <w:r>
              <w:rPr>
                <w:noProof/>
                <w:webHidden/>
              </w:rPr>
              <w:fldChar w:fldCharType="begin"/>
            </w:r>
            <w:r>
              <w:rPr>
                <w:noProof/>
                <w:webHidden/>
              </w:rPr>
              <w:instrText xml:space="preserve"> PAGEREF _Toc345505005 \h </w:instrText>
            </w:r>
            <w:r>
              <w:rPr>
                <w:noProof/>
                <w:webHidden/>
              </w:rPr>
            </w:r>
            <w:r>
              <w:rPr>
                <w:noProof/>
                <w:webHidden/>
              </w:rPr>
              <w:fldChar w:fldCharType="separate"/>
            </w:r>
            <w:r>
              <w:rPr>
                <w:noProof/>
                <w:webHidden/>
              </w:rPr>
              <w:t>5</w:t>
            </w:r>
            <w:r>
              <w:rPr>
                <w:noProof/>
                <w:webHidden/>
              </w:rPr>
              <w:fldChar w:fldCharType="end"/>
            </w:r>
          </w:hyperlink>
        </w:p>
        <w:p w:rsidR="00AD6B30" w:rsidRDefault="00AD6B30">
          <w:pPr>
            <w:pStyle w:val="TOC2"/>
            <w:tabs>
              <w:tab w:val="left" w:pos="660"/>
              <w:tab w:val="right" w:leader="dot" w:pos="9062"/>
            </w:tabs>
            <w:rPr>
              <w:rFonts w:eastAsiaTheme="minorEastAsia"/>
              <w:noProof/>
              <w:lang w:eastAsia="fr-FR"/>
            </w:rPr>
          </w:pPr>
          <w:hyperlink w:anchor="_Toc345505010" w:history="1">
            <w:r w:rsidRPr="00C54FAD">
              <w:rPr>
                <w:rStyle w:val="Hyperlink"/>
                <w:noProof/>
              </w:rPr>
              <w:t>2.</w:t>
            </w:r>
            <w:r>
              <w:rPr>
                <w:rFonts w:eastAsiaTheme="minorEastAsia"/>
                <w:noProof/>
                <w:lang w:eastAsia="fr-FR"/>
              </w:rPr>
              <w:tab/>
            </w:r>
            <w:r w:rsidRPr="00C54FAD">
              <w:rPr>
                <w:rStyle w:val="Hyperlink"/>
                <w:noProof/>
              </w:rPr>
              <w:t>Découpage du signal en temps</w:t>
            </w:r>
            <w:r>
              <w:rPr>
                <w:noProof/>
                <w:webHidden/>
              </w:rPr>
              <w:tab/>
            </w:r>
            <w:r>
              <w:rPr>
                <w:noProof/>
                <w:webHidden/>
              </w:rPr>
              <w:fldChar w:fldCharType="begin"/>
            </w:r>
            <w:r>
              <w:rPr>
                <w:noProof/>
                <w:webHidden/>
              </w:rPr>
              <w:instrText xml:space="preserve"> PAGEREF _Toc345505010 \h </w:instrText>
            </w:r>
            <w:r>
              <w:rPr>
                <w:noProof/>
                <w:webHidden/>
              </w:rPr>
            </w:r>
            <w:r>
              <w:rPr>
                <w:noProof/>
                <w:webHidden/>
              </w:rPr>
              <w:fldChar w:fldCharType="separate"/>
            </w:r>
            <w:r>
              <w:rPr>
                <w:noProof/>
                <w:webHidden/>
              </w:rPr>
              <w:t>5</w:t>
            </w:r>
            <w:r>
              <w:rPr>
                <w:noProof/>
                <w:webHidden/>
              </w:rPr>
              <w:fldChar w:fldCharType="end"/>
            </w:r>
          </w:hyperlink>
        </w:p>
        <w:p w:rsidR="00AD6B30" w:rsidRDefault="00AD6B30">
          <w:pPr>
            <w:pStyle w:val="TOC2"/>
            <w:tabs>
              <w:tab w:val="left" w:pos="660"/>
              <w:tab w:val="right" w:leader="dot" w:pos="9062"/>
            </w:tabs>
            <w:rPr>
              <w:rFonts w:eastAsiaTheme="minorEastAsia"/>
              <w:noProof/>
              <w:lang w:eastAsia="fr-FR"/>
            </w:rPr>
          </w:pPr>
          <w:hyperlink w:anchor="_Toc345505011" w:history="1">
            <w:r w:rsidRPr="00C54FAD">
              <w:rPr>
                <w:rStyle w:val="Hyperlink"/>
                <w:noProof/>
              </w:rPr>
              <w:t>3.</w:t>
            </w:r>
            <w:r>
              <w:rPr>
                <w:rFonts w:eastAsiaTheme="minorEastAsia"/>
                <w:noProof/>
                <w:lang w:eastAsia="fr-FR"/>
              </w:rPr>
              <w:tab/>
            </w:r>
            <w:r w:rsidRPr="00C54FAD">
              <w:rPr>
                <w:rStyle w:val="Hyperlink"/>
                <w:noProof/>
              </w:rPr>
              <w:t>Spectrogramme</w:t>
            </w:r>
            <w:r>
              <w:rPr>
                <w:noProof/>
                <w:webHidden/>
              </w:rPr>
              <w:tab/>
            </w:r>
            <w:r>
              <w:rPr>
                <w:noProof/>
                <w:webHidden/>
              </w:rPr>
              <w:fldChar w:fldCharType="begin"/>
            </w:r>
            <w:r>
              <w:rPr>
                <w:noProof/>
                <w:webHidden/>
              </w:rPr>
              <w:instrText xml:space="preserve"> PAGEREF _Toc345505011 \h </w:instrText>
            </w:r>
            <w:r>
              <w:rPr>
                <w:noProof/>
                <w:webHidden/>
              </w:rPr>
            </w:r>
            <w:r>
              <w:rPr>
                <w:noProof/>
                <w:webHidden/>
              </w:rPr>
              <w:fldChar w:fldCharType="separate"/>
            </w:r>
            <w:r>
              <w:rPr>
                <w:noProof/>
                <w:webHidden/>
              </w:rPr>
              <w:t>5</w:t>
            </w:r>
            <w:r>
              <w:rPr>
                <w:noProof/>
                <w:webHidden/>
              </w:rPr>
              <w:fldChar w:fldCharType="end"/>
            </w:r>
          </w:hyperlink>
        </w:p>
        <w:p w:rsidR="00AD6B30" w:rsidRDefault="00AD6B30">
          <w:pPr>
            <w:pStyle w:val="TOC3"/>
            <w:tabs>
              <w:tab w:val="right" w:leader="dot" w:pos="9062"/>
            </w:tabs>
            <w:rPr>
              <w:rFonts w:eastAsiaTheme="minorEastAsia"/>
              <w:noProof/>
              <w:lang w:eastAsia="fr-FR"/>
            </w:rPr>
          </w:pPr>
          <w:hyperlink w:anchor="_Toc345505012" w:history="1">
            <w:r w:rsidRPr="00C54FAD">
              <w:rPr>
                <w:rStyle w:val="Hyperlink"/>
                <w:noProof/>
              </w:rPr>
              <w:t>Fenêtre de Hamming</w:t>
            </w:r>
            <w:r>
              <w:rPr>
                <w:noProof/>
                <w:webHidden/>
              </w:rPr>
              <w:tab/>
            </w:r>
            <w:r>
              <w:rPr>
                <w:noProof/>
                <w:webHidden/>
              </w:rPr>
              <w:fldChar w:fldCharType="begin"/>
            </w:r>
            <w:r>
              <w:rPr>
                <w:noProof/>
                <w:webHidden/>
              </w:rPr>
              <w:instrText xml:space="preserve"> PAGEREF _Toc345505012 \h </w:instrText>
            </w:r>
            <w:r>
              <w:rPr>
                <w:noProof/>
                <w:webHidden/>
              </w:rPr>
            </w:r>
            <w:r>
              <w:rPr>
                <w:noProof/>
                <w:webHidden/>
              </w:rPr>
              <w:fldChar w:fldCharType="separate"/>
            </w:r>
            <w:r>
              <w:rPr>
                <w:noProof/>
                <w:webHidden/>
              </w:rPr>
              <w:t>5</w:t>
            </w:r>
            <w:r>
              <w:rPr>
                <w:noProof/>
                <w:webHidden/>
              </w:rPr>
              <w:fldChar w:fldCharType="end"/>
            </w:r>
          </w:hyperlink>
        </w:p>
        <w:p w:rsidR="00AD6B30" w:rsidRDefault="00AD6B30">
          <w:pPr>
            <w:pStyle w:val="TOC3"/>
            <w:tabs>
              <w:tab w:val="right" w:leader="dot" w:pos="9062"/>
            </w:tabs>
            <w:rPr>
              <w:rFonts w:eastAsiaTheme="minorEastAsia"/>
              <w:noProof/>
              <w:lang w:eastAsia="fr-FR"/>
            </w:rPr>
          </w:pPr>
          <w:hyperlink w:anchor="_Toc345505013" w:history="1">
            <w:r w:rsidRPr="00C54FAD">
              <w:rPr>
                <w:rStyle w:val="Hyperlink"/>
                <w:noProof/>
              </w:rPr>
              <w:t>Transformée de Fourier rapide</w:t>
            </w:r>
            <w:r>
              <w:rPr>
                <w:noProof/>
                <w:webHidden/>
              </w:rPr>
              <w:tab/>
            </w:r>
            <w:r>
              <w:rPr>
                <w:noProof/>
                <w:webHidden/>
              </w:rPr>
              <w:fldChar w:fldCharType="begin"/>
            </w:r>
            <w:r>
              <w:rPr>
                <w:noProof/>
                <w:webHidden/>
              </w:rPr>
              <w:instrText xml:space="preserve"> PAGEREF _Toc345505013 \h </w:instrText>
            </w:r>
            <w:r>
              <w:rPr>
                <w:noProof/>
                <w:webHidden/>
              </w:rPr>
            </w:r>
            <w:r>
              <w:rPr>
                <w:noProof/>
                <w:webHidden/>
              </w:rPr>
              <w:fldChar w:fldCharType="separate"/>
            </w:r>
            <w:r>
              <w:rPr>
                <w:noProof/>
                <w:webHidden/>
              </w:rPr>
              <w:t>7</w:t>
            </w:r>
            <w:r>
              <w:rPr>
                <w:noProof/>
                <w:webHidden/>
              </w:rPr>
              <w:fldChar w:fldCharType="end"/>
            </w:r>
          </w:hyperlink>
        </w:p>
        <w:p w:rsidR="00AD6B30" w:rsidRDefault="00AD6B30">
          <w:pPr>
            <w:pStyle w:val="TOC3"/>
            <w:tabs>
              <w:tab w:val="right" w:leader="dot" w:pos="9062"/>
            </w:tabs>
            <w:rPr>
              <w:rFonts w:eastAsiaTheme="minorEastAsia"/>
              <w:noProof/>
              <w:lang w:eastAsia="fr-FR"/>
            </w:rPr>
          </w:pPr>
          <w:hyperlink w:anchor="_Toc345505014" w:history="1">
            <w:r w:rsidRPr="00C54FAD">
              <w:rPr>
                <w:rStyle w:val="Hyperlink"/>
                <w:noProof/>
              </w:rPr>
              <w:t>Elimination des redondances</w:t>
            </w:r>
            <w:r>
              <w:rPr>
                <w:noProof/>
                <w:webHidden/>
              </w:rPr>
              <w:tab/>
            </w:r>
            <w:r>
              <w:rPr>
                <w:noProof/>
                <w:webHidden/>
              </w:rPr>
              <w:fldChar w:fldCharType="begin"/>
            </w:r>
            <w:r>
              <w:rPr>
                <w:noProof/>
                <w:webHidden/>
              </w:rPr>
              <w:instrText xml:space="preserve"> PAGEREF _Toc345505014 \h </w:instrText>
            </w:r>
            <w:r>
              <w:rPr>
                <w:noProof/>
                <w:webHidden/>
              </w:rPr>
            </w:r>
            <w:r>
              <w:rPr>
                <w:noProof/>
                <w:webHidden/>
              </w:rPr>
              <w:fldChar w:fldCharType="separate"/>
            </w:r>
            <w:r>
              <w:rPr>
                <w:noProof/>
                <w:webHidden/>
              </w:rPr>
              <w:t>7</w:t>
            </w:r>
            <w:r>
              <w:rPr>
                <w:noProof/>
                <w:webHidden/>
              </w:rPr>
              <w:fldChar w:fldCharType="end"/>
            </w:r>
          </w:hyperlink>
        </w:p>
        <w:p w:rsidR="00AD6B30" w:rsidRDefault="00AD6B30">
          <w:pPr>
            <w:pStyle w:val="TOC3"/>
            <w:tabs>
              <w:tab w:val="right" w:leader="dot" w:pos="9062"/>
            </w:tabs>
            <w:rPr>
              <w:rFonts w:eastAsiaTheme="minorEastAsia"/>
              <w:noProof/>
              <w:lang w:eastAsia="fr-FR"/>
            </w:rPr>
          </w:pPr>
          <w:hyperlink w:anchor="_Toc345505015" w:history="1">
            <w:r w:rsidRPr="00C54FAD">
              <w:rPr>
                <w:rStyle w:val="Hyperlink"/>
                <w:noProof/>
              </w:rPr>
              <w:t>Pondération des amplitudes</w:t>
            </w:r>
            <w:r>
              <w:rPr>
                <w:noProof/>
                <w:webHidden/>
              </w:rPr>
              <w:tab/>
            </w:r>
            <w:r>
              <w:rPr>
                <w:noProof/>
                <w:webHidden/>
              </w:rPr>
              <w:fldChar w:fldCharType="begin"/>
            </w:r>
            <w:r>
              <w:rPr>
                <w:noProof/>
                <w:webHidden/>
              </w:rPr>
              <w:instrText xml:space="preserve"> PAGEREF _Toc345505015 \h </w:instrText>
            </w:r>
            <w:r>
              <w:rPr>
                <w:noProof/>
                <w:webHidden/>
              </w:rPr>
            </w:r>
            <w:r>
              <w:rPr>
                <w:noProof/>
                <w:webHidden/>
              </w:rPr>
              <w:fldChar w:fldCharType="separate"/>
            </w:r>
            <w:r>
              <w:rPr>
                <w:noProof/>
                <w:webHidden/>
              </w:rPr>
              <w:t>7</w:t>
            </w:r>
            <w:r>
              <w:rPr>
                <w:noProof/>
                <w:webHidden/>
              </w:rPr>
              <w:fldChar w:fldCharType="end"/>
            </w:r>
          </w:hyperlink>
        </w:p>
        <w:p w:rsidR="00AD6B30" w:rsidRDefault="00AD6B30">
          <w:pPr>
            <w:pStyle w:val="TOC3"/>
            <w:tabs>
              <w:tab w:val="right" w:leader="dot" w:pos="9062"/>
            </w:tabs>
            <w:rPr>
              <w:rFonts w:eastAsiaTheme="minorEastAsia"/>
              <w:noProof/>
              <w:lang w:eastAsia="fr-FR"/>
            </w:rPr>
          </w:pPr>
          <w:hyperlink w:anchor="_Toc345505016" w:history="1">
            <w:r w:rsidRPr="00C54FAD">
              <w:rPr>
                <w:rStyle w:val="Hyperlink"/>
                <w:noProof/>
              </w:rPr>
              <w:t>Echelle de Mel et banc de filtre</w:t>
            </w:r>
            <w:r>
              <w:rPr>
                <w:noProof/>
                <w:webHidden/>
              </w:rPr>
              <w:tab/>
            </w:r>
            <w:r>
              <w:rPr>
                <w:noProof/>
                <w:webHidden/>
              </w:rPr>
              <w:fldChar w:fldCharType="begin"/>
            </w:r>
            <w:r>
              <w:rPr>
                <w:noProof/>
                <w:webHidden/>
              </w:rPr>
              <w:instrText xml:space="preserve"> PAGEREF _Toc345505016 \h </w:instrText>
            </w:r>
            <w:r>
              <w:rPr>
                <w:noProof/>
                <w:webHidden/>
              </w:rPr>
            </w:r>
            <w:r>
              <w:rPr>
                <w:noProof/>
                <w:webHidden/>
              </w:rPr>
              <w:fldChar w:fldCharType="separate"/>
            </w:r>
            <w:r>
              <w:rPr>
                <w:noProof/>
                <w:webHidden/>
              </w:rPr>
              <w:t>8</w:t>
            </w:r>
            <w:r>
              <w:rPr>
                <w:noProof/>
                <w:webHidden/>
              </w:rPr>
              <w:fldChar w:fldCharType="end"/>
            </w:r>
          </w:hyperlink>
        </w:p>
        <w:p w:rsidR="00AD6B30" w:rsidRDefault="00AD6B30">
          <w:pPr>
            <w:pStyle w:val="TOC3"/>
            <w:tabs>
              <w:tab w:val="right" w:leader="dot" w:pos="9062"/>
            </w:tabs>
            <w:rPr>
              <w:rFonts w:eastAsiaTheme="minorEastAsia"/>
              <w:noProof/>
              <w:lang w:eastAsia="fr-FR"/>
            </w:rPr>
          </w:pPr>
          <w:hyperlink w:anchor="_Toc345505017" w:history="1">
            <w:r w:rsidRPr="00C54FAD">
              <w:rPr>
                <w:rStyle w:val="Hyperlink"/>
                <w:noProof/>
              </w:rPr>
              <w:t>Reconstitution du spectrogramme</w:t>
            </w:r>
            <w:r>
              <w:rPr>
                <w:noProof/>
                <w:webHidden/>
              </w:rPr>
              <w:tab/>
            </w:r>
            <w:r>
              <w:rPr>
                <w:noProof/>
                <w:webHidden/>
              </w:rPr>
              <w:fldChar w:fldCharType="begin"/>
            </w:r>
            <w:r>
              <w:rPr>
                <w:noProof/>
                <w:webHidden/>
              </w:rPr>
              <w:instrText xml:space="preserve"> PAGEREF _Toc345505017 \h </w:instrText>
            </w:r>
            <w:r>
              <w:rPr>
                <w:noProof/>
                <w:webHidden/>
              </w:rPr>
            </w:r>
            <w:r>
              <w:rPr>
                <w:noProof/>
                <w:webHidden/>
              </w:rPr>
              <w:fldChar w:fldCharType="separate"/>
            </w:r>
            <w:r>
              <w:rPr>
                <w:noProof/>
                <w:webHidden/>
              </w:rPr>
              <w:t>9</w:t>
            </w:r>
            <w:r>
              <w:rPr>
                <w:noProof/>
                <w:webHidden/>
              </w:rPr>
              <w:fldChar w:fldCharType="end"/>
            </w:r>
          </w:hyperlink>
        </w:p>
        <w:p w:rsidR="00AD6B30" w:rsidRDefault="00AD6B30">
          <w:pPr>
            <w:pStyle w:val="TOC1"/>
            <w:tabs>
              <w:tab w:val="right" w:leader="dot" w:pos="9062"/>
            </w:tabs>
            <w:rPr>
              <w:rFonts w:eastAsiaTheme="minorEastAsia"/>
              <w:noProof/>
              <w:lang w:eastAsia="fr-FR"/>
            </w:rPr>
          </w:pPr>
          <w:hyperlink w:anchor="_Toc345505018" w:history="1">
            <w:r w:rsidRPr="00C54FAD">
              <w:rPr>
                <w:rStyle w:val="Hyperlink"/>
                <w:noProof/>
              </w:rPr>
              <w:t>Apprentissage et comparaison</w:t>
            </w:r>
            <w:r>
              <w:rPr>
                <w:noProof/>
                <w:webHidden/>
              </w:rPr>
              <w:tab/>
            </w:r>
            <w:r>
              <w:rPr>
                <w:noProof/>
                <w:webHidden/>
              </w:rPr>
              <w:fldChar w:fldCharType="begin"/>
            </w:r>
            <w:r>
              <w:rPr>
                <w:noProof/>
                <w:webHidden/>
              </w:rPr>
              <w:instrText xml:space="preserve"> PAGEREF _Toc345505018 \h </w:instrText>
            </w:r>
            <w:r>
              <w:rPr>
                <w:noProof/>
                <w:webHidden/>
              </w:rPr>
            </w:r>
            <w:r>
              <w:rPr>
                <w:noProof/>
                <w:webHidden/>
              </w:rPr>
              <w:fldChar w:fldCharType="separate"/>
            </w:r>
            <w:r>
              <w:rPr>
                <w:noProof/>
                <w:webHidden/>
              </w:rPr>
              <w:t>10</w:t>
            </w:r>
            <w:r>
              <w:rPr>
                <w:noProof/>
                <w:webHidden/>
              </w:rPr>
              <w:fldChar w:fldCharType="end"/>
            </w:r>
          </w:hyperlink>
        </w:p>
        <w:p w:rsidR="00AD6B30" w:rsidRDefault="00AD6B30">
          <w:pPr>
            <w:pStyle w:val="TOC2"/>
            <w:tabs>
              <w:tab w:val="left" w:pos="660"/>
              <w:tab w:val="right" w:leader="dot" w:pos="9062"/>
            </w:tabs>
            <w:rPr>
              <w:rFonts w:eastAsiaTheme="minorEastAsia"/>
              <w:noProof/>
              <w:lang w:eastAsia="fr-FR"/>
            </w:rPr>
          </w:pPr>
          <w:hyperlink w:anchor="_Toc345505019" w:history="1">
            <w:r w:rsidRPr="00C54FAD">
              <w:rPr>
                <w:rStyle w:val="Hyperlink"/>
                <w:noProof/>
                <w:kern w:val="28"/>
              </w:rPr>
              <w:t>1.</w:t>
            </w:r>
            <w:r>
              <w:rPr>
                <w:rFonts w:eastAsiaTheme="minorEastAsia"/>
                <w:noProof/>
                <w:lang w:eastAsia="fr-FR"/>
              </w:rPr>
              <w:tab/>
            </w:r>
            <w:r w:rsidRPr="00C54FAD">
              <w:rPr>
                <w:rStyle w:val="Hyperlink"/>
                <w:noProof/>
                <w:kern w:val="28"/>
              </w:rPr>
              <w:t>Ce qui existe</w:t>
            </w:r>
            <w:r>
              <w:rPr>
                <w:noProof/>
                <w:webHidden/>
              </w:rPr>
              <w:tab/>
            </w:r>
            <w:r>
              <w:rPr>
                <w:noProof/>
                <w:webHidden/>
              </w:rPr>
              <w:fldChar w:fldCharType="begin"/>
            </w:r>
            <w:r>
              <w:rPr>
                <w:noProof/>
                <w:webHidden/>
              </w:rPr>
              <w:instrText xml:space="preserve"> PAGEREF _Toc345505019 \h </w:instrText>
            </w:r>
            <w:r>
              <w:rPr>
                <w:noProof/>
                <w:webHidden/>
              </w:rPr>
            </w:r>
            <w:r>
              <w:rPr>
                <w:noProof/>
                <w:webHidden/>
              </w:rPr>
              <w:fldChar w:fldCharType="separate"/>
            </w:r>
            <w:r>
              <w:rPr>
                <w:noProof/>
                <w:webHidden/>
              </w:rPr>
              <w:t>10</w:t>
            </w:r>
            <w:r>
              <w:rPr>
                <w:noProof/>
                <w:webHidden/>
              </w:rPr>
              <w:fldChar w:fldCharType="end"/>
            </w:r>
          </w:hyperlink>
        </w:p>
        <w:p w:rsidR="00AD6B30" w:rsidRDefault="00AD6B30">
          <w:pPr>
            <w:pStyle w:val="TOC3"/>
            <w:tabs>
              <w:tab w:val="right" w:leader="dot" w:pos="9062"/>
            </w:tabs>
            <w:rPr>
              <w:rFonts w:eastAsiaTheme="minorEastAsia"/>
              <w:noProof/>
              <w:lang w:eastAsia="fr-FR"/>
            </w:rPr>
          </w:pPr>
          <w:hyperlink w:anchor="_Toc345505020" w:history="1">
            <w:r w:rsidRPr="00C54FAD">
              <w:rPr>
                <w:rStyle w:val="Hyperlink"/>
                <w:noProof/>
              </w:rPr>
              <w:t>Apprentissage</w:t>
            </w:r>
            <w:r>
              <w:rPr>
                <w:noProof/>
                <w:webHidden/>
              </w:rPr>
              <w:tab/>
            </w:r>
            <w:r>
              <w:rPr>
                <w:noProof/>
                <w:webHidden/>
              </w:rPr>
              <w:fldChar w:fldCharType="begin"/>
            </w:r>
            <w:r>
              <w:rPr>
                <w:noProof/>
                <w:webHidden/>
              </w:rPr>
              <w:instrText xml:space="preserve"> PAGEREF _Toc345505020 \h </w:instrText>
            </w:r>
            <w:r>
              <w:rPr>
                <w:noProof/>
                <w:webHidden/>
              </w:rPr>
            </w:r>
            <w:r>
              <w:rPr>
                <w:noProof/>
                <w:webHidden/>
              </w:rPr>
              <w:fldChar w:fldCharType="separate"/>
            </w:r>
            <w:r>
              <w:rPr>
                <w:noProof/>
                <w:webHidden/>
              </w:rPr>
              <w:t>10</w:t>
            </w:r>
            <w:r>
              <w:rPr>
                <w:noProof/>
                <w:webHidden/>
              </w:rPr>
              <w:fldChar w:fldCharType="end"/>
            </w:r>
          </w:hyperlink>
        </w:p>
        <w:p w:rsidR="00AD6B30" w:rsidRDefault="00AD6B30">
          <w:pPr>
            <w:pStyle w:val="TOC3"/>
            <w:tabs>
              <w:tab w:val="right" w:leader="dot" w:pos="9062"/>
            </w:tabs>
            <w:rPr>
              <w:rFonts w:eastAsiaTheme="minorEastAsia"/>
              <w:noProof/>
              <w:lang w:eastAsia="fr-FR"/>
            </w:rPr>
          </w:pPr>
          <w:hyperlink w:anchor="_Toc345505021" w:history="1">
            <w:r w:rsidRPr="00C54FAD">
              <w:rPr>
                <w:rStyle w:val="Hyperlink"/>
                <w:noProof/>
              </w:rPr>
              <w:t>Comparaison : Dynamic Time Warping</w:t>
            </w:r>
            <w:r>
              <w:rPr>
                <w:noProof/>
                <w:webHidden/>
              </w:rPr>
              <w:tab/>
            </w:r>
            <w:r>
              <w:rPr>
                <w:noProof/>
                <w:webHidden/>
              </w:rPr>
              <w:fldChar w:fldCharType="begin"/>
            </w:r>
            <w:r>
              <w:rPr>
                <w:noProof/>
                <w:webHidden/>
              </w:rPr>
              <w:instrText xml:space="preserve"> PAGEREF _Toc345505021 \h </w:instrText>
            </w:r>
            <w:r>
              <w:rPr>
                <w:noProof/>
                <w:webHidden/>
              </w:rPr>
            </w:r>
            <w:r>
              <w:rPr>
                <w:noProof/>
                <w:webHidden/>
              </w:rPr>
              <w:fldChar w:fldCharType="separate"/>
            </w:r>
            <w:r>
              <w:rPr>
                <w:noProof/>
                <w:webHidden/>
              </w:rPr>
              <w:t>10</w:t>
            </w:r>
            <w:r>
              <w:rPr>
                <w:noProof/>
                <w:webHidden/>
              </w:rPr>
              <w:fldChar w:fldCharType="end"/>
            </w:r>
          </w:hyperlink>
        </w:p>
        <w:p w:rsidR="00AD6B30" w:rsidRDefault="00AD6B30">
          <w:pPr>
            <w:pStyle w:val="TOC2"/>
            <w:tabs>
              <w:tab w:val="left" w:pos="660"/>
              <w:tab w:val="right" w:leader="dot" w:pos="9062"/>
            </w:tabs>
            <w:rPr>
              <w:rFonts w:eastAsiaTheme="minorEastAsia"/>
              <w:noProof/>
              <w:lang w:eastAsia="fr-FR"/>
            </w:rPr>
          </w:pPr>
          <w:hyperlink w:anchor="_Toc345505022" w:history="1">
            <w:r w:rsidRPr="00C54FAD">
              <w:rPr>
                <w:rStyle w:val="Hyperlink"/>
                <w:noProof/>
                <w:kern w:val="28"/>
              </w:rPr>
              <w:t>2.</w:t>
            </w:r>
            <w:r>
              <w:rPr>
                <w:rFonts w:eastAsiaTheme="minorEastAsia"/>
                <w:noProof/>
                <w:lang w:eastAsia="fr-FR"/>
              </w:rPr>
              <w:tab/>
            </w:r>
            <w:r w:rsidRPr="00C54FAD">
              <w:rPr>
                <w:rStyle w:val="Hyperlink"/>
                <w:noProof/>
                <w:kern w:val="28"/>
              </w:rPr>
              <w:t>Passage à la pratique</w:t>
            </w:r>
            <w:r>
              <w:rPr>
                <w:noProof/>
                <w:webHidden/>
              </w:rPr>
              <w:tab/>
            </w:r>
            <w:r>
              <w:rPr>
                <w:noProof/>
                <w:webHidden/>
              </w:rPr>
              <w:fldChar w:fldCharType="begin"/>
            </w:r>
            <w:r>
              <w:rPr>
                <w:noProof/>
                <w:webHidden/>
              </w:rPr>
              <w:instrText xml:space="preserve"> PAGEREF _Toc345505022 \h </w:instrText>
            </w:r>
            <w:r>
              <w:rPr>
                <w:noProof/>
                <w:webHidden/>
              </w:rPr>
            </w:r>
            <w:r>
              <w:rPr>
                <w:noProof/>
                <w:webHidden/>
              </w:rPr>
              <w:fldChar w:fldCharType="separate"/>
            </w:r>
            <w:r>
              <w:rPr>
                <w:noProof/>
                <w:webHidden/>
              </w:rPr>
              <w:t>10</w:t>
            </w:r>
            <w:r>
              <w:rPr>
                <w:noProof/>
                <w:webHidden/>
              </w:rPr>
              <w:fldChar w:fldCharType="end"/>
            </w:r>
          </w:hyperlink>
        </w:p>
        <w:p w:rsidR="00AD6B30" w:rsidRDefault="00AD6B30">
          <w:pPr>
            <w:pStyle w:val="TOC1"/>
            <w:tabs>
              <w:tab w:val="right" w:leader="dot" w:pos="9062"/>
            </w:tabs>
            <w:rPr>
              <w:rFonts w:eastAsiaTheme="minorEastAsia"/>
              <w:noProof/>
              <w:lang w:eastAsia="fr-FR"/>
            </w:rPr>
          </w:pPr>
          <w:hyperlink w:anchor="_Toc345505023" w:history="1">
            <w:r w:rsidRPr="00C54FAD">
              <w:rPr>
                <w:rStyle w:val="Hyperlink"/>
                <w:noProof/>
              </w:rPr>
              <w:t>Interface Homme Machine</w:t>
            </w:r>
            <w:r>
              <w:rPr>
                <w:noProof/>
                <w:webHidden/>
              </w:rPr>
              <w:tab/>
            </w:r>
            <w:r>
              <w:rPr>
                <w:noProof/>
                <w:webHidden/>
              </w:rPr>
              <w:fldChar w:fldCharType="begin"/>
            </w:r>
            <w:r>
              <w:rPr>
                <w:noProof/>
                <w:webHidden/>
              </w:rPr>
              <w:instrText xml:space="preserve"> PAGEREF _Toc345505023 \h </w:instrText>
            </w:r>
            <w:r>
              <w:rPr>
                <w:noProof/>
                <w:webHidden/>
              </w:rPr>
            </w:r>
            <w:r>
              <w:rPr>
                <w:noProof/>
                <w:webHidden/>
              </w:rPr>
              <w:fldChar w:fldCharType="separate"/>
            </w:r>
            <w:r>
              <w:rPr>
                <w:noProof/>
                <w:webHidden/>
              </w:rPr>
              <w:t>11</w:t>
            </w:r>
            <w:r>
              <w:rPr>
                <w:noProof/>
                <w:webHidden/>
              </w:rPr>
              <w:fldChar w:fldCharType="end"/>
            </w:r>
          </w:hyperlink>
        </w:p>
        <w:p w:rsidR="00AD6B30" w:rsidRDefault="00AD6B30">
          <w:pPr>
            <w:pStyle w:val="TOC1"/>
            <w:tabs>
              <w:tab w:val="right" w:leader="dot" w:pos="9062"/>
            </w:tabs>
            <w:rPr>
              <w:rFonts w:eastAsiaTheme="minorEastAsia"/>
              <w:noProof/>
              <w:lang w:eastAsia="fr-FR"/>
            </w:rPr>
          </w:pPr>
          <w:hyperlink w:anchor="_Toc345505024" w:history="1">
            <w:r w:rsidRPr="00C54FAD">
              <w:rPr>
                <w:rStyle w:val="Hyperlink"/>
                <w:noProof/>
              </w:rPr>
              <w:t>Conclusion</w:t>
            </w:r>
            <w:r>
              <w:rPr>
                <w:noProof/>
                <w:webHidden/>
              </w:rPr>
              <w:tab/>
            </w:r>
            <w:r>
              <w:rPr>
                <w:noProof/>
                <w:webHidden/>
              </w:rPr>
              <w:fldChar w:fldCharType="begin"/>
            </w:r>
            <w:r>
              <w:rPr>
                <w:noProof/>
                <w:webHidden/>
              </w:rPr>
              <w:instrText xml:space="preserve"> PAGEREF _Toc345505024 \h </w:instrText>
            </w:r>
            <w:r>
              <w:rPr>
                <w:noProof/>
                <w:webHidden/>
              </w:rPr>
            </w:r>
            <w:r>
              <w:rPr>
                <w:noProof/>
                <w:webHidden/>
              </w:rPr>
              <w:fldChar w:fldCharType="separate"/>
            </w:r>
            <w:r>
              <w:rPr>
                <w:noProof/>
                <w:webHidden/>
              </w:rPr>
              <w:t>12</w:t>
            </w:r>
            <w:r>
              <w:rPr>
                <w:noProof/>
                <w:webHidden/>
              </w:rPr>
              <w:fldChar w:fldCharType="end"/>
            </w:r>
          </w:hyperlink>
        </w:p>
        <w:p w:rsidR="004D0082" w:rsidRPr="007B2AD6" w:rsidRDefault="00771904">
          <w:r w:rsidRPr="007B2AD6">
            <w:fldChar w:fldCharType="end"/>
          </w:r>
        </w:p>
      </w:sdtContent>
    </w:sdt>
    <w:p w:rsidR="00001233" w:rsidRPr="007B2AD6" w:rsidRDefault="00001233" w:rsidP="00D43EF3">
      <w:r w:rsidRPr="007B2AD6">
        <w:br w:type="page"/>
      </w:r>
    </w:p>
    <w:p w:rsidR="004D0082" w:rsidRPr="007B2AD6" w:rsidRDefault="004D0082" w:rsidP="004D0082">
      <w:pPr>
        <w:pStyle w:val="Heading1"/>
      </w:pPr>
      <w:bookmarkStart w:id="0" w:name="_Toc345505002"/>
      <w:r w:rsidRPr="007B2AD6">
        <w:lastRenderedPageBreak/>
        <w:t>Introduction</w:t>
      </w:r>
      <w:bookmarkEnd w:id="0"/>
      <w:r w:rsidRPr="007B2AD6">
        <w:br w:type="page"/>
      </w:r>
    </w:p>
    <w:p w:rsidR="006A239E" w:rsidRPr="007B2AD6" w:rsidRDefault="00AB6C5A" w:rsidP="006A239E">
      <w:pPr>
        <w:pStyle w:val="Heading1"/>
      </w:pPr>
      <w:bookmarkStart w:id="1" w:name="_Toc345505003"/>
      <w:r w:rsidRPr="007B2AD6">
        <w:lastRenderedPageBreak/>
        <w:t>Plan prévu :</w:t>
      </w:r>
      <w:bookmarkEnd w:id="1"/>
    </w:p>
    <w:p w:rsidR="006A239E" w:rsidRPr="007B2AD6" w:rsidRDefault="006A239E" w:rsidP="006A239E"/>
    <w:p w:rsidR="00AB6C5A" w:rsidRPr="007B2AD6" w:rsidRDefault="00AB6C5A" w:rsidP="00AB6C5A">
      <w:pPr>
        <w:pStyle w:val="ListParagraph"/>
        <w:numPr>
          <w:ilvl w:val="0"/>
          <w:numId w:val="1"/>
        </w:numPr>
      </w:pPr>
      <w:r w:rsidRPr="007B2AD6">
        <w:t>Traitement du son</w:t>
      </w:r>
    </w:p>
    <w:p w:rsidR="000D430D" w:rsidRPr="007B2AD6" w:rsidRDefault="000D430D" w:rsidP="000D430D">
      <w:pPr>
        <w:pStyle w:val="ListParagraph"/>
        <w:numPr>
          <w:ilvl w:val="1"/>
          <w:numId w:val="1"/>
        </w:numPr>
      </w:pPr>
      <w:r w:rsidRPr="007B2AD6">
        <w:t>Enregistrement du son (mots complets)</w:t>
      </w:r>
    </w:p>
    <w:p w:rsidR="00AB6C5A" w:rsidRPr="007B2AD6" w:rsidRDefault="00AB6C5A" w:rsidP="00AB6C5A">
      <w:pPr>
        <w:pStyle w:val="ListParagraph"/>
        <w:numPr>
          <w:ilvl w:val="1"/>
          <w:numId w:val="1"/>
        </w:numPr>
      </w:pPr>
      <w:r w:rsidRPr="007B2AD6">
        <w:t>Auto-corrélation</w:t>
      </w:r>
    </w:p>
    <w:p w:rsidR="00AB6C5A" w:rsidRPr="007B2AD6" w:rsidRDefault="00AB6C5A" w:rsidP="00AB6C5A">
      <w:pPr>
        <w:pStyle w:val="ListParagraph"/>
        <w:numPr>
          <w:ilvl w:val="1"/>
          <w:numId w:val="1"/>
        </w:numPr>
      </w:pPr>
      <w:r w:rsidRPr="007B2AD6">
        <w:t>Découpage du temps pas tranches de 20/30 ms, pour tout temps</w:t>
      </w:r>
    </w:p>
    <w:p w:rsidR="00AB6C5A" w:rsidRPr="007B2AD6" w:rsidRDefault="00AB6C5A" w:rsidP="00AB6C5A">
      <w:pPr>
        <w:pStyle w:val="ListParagraph"/>
        <w:numPr>
          <w:ilvl w:val="1"/>
          <w:numId w:val="1"/>
        </w:numPr>
      </w:pPr>
      <w:r w:rsidRPr="007B2AD6">
        <w:t xml:space="preserve">Transformée de Fourier dans toutes les tranches </w:t>
      </w:r>
      <w:r w:rsidR="00D94AA0">
        <w:t xml:space="preserve">et </w:t>
      </w:r>
      <w:r w:rsidR="00D94AA0" w:rsidRPr="007B2AD6">
        <w:t>Echelonnage des fréquences : 20 points significatifs (Echelle de Mel</w:t>
      </w:r>
      <w:r w:rsidR="00D94AA0">
        <w:t xml:space="preserve"> : </w:t>
      </w:r>
      <w:r w:rsidR="00D94AA0" w:rsidRPr="007B2AD6">
        <w:t>donne de l’importance à certaines fréquences)</w:t>
      </w:r>
      <w:r w:rsidRPr="007B2AD6">
        <w:sym w:font="Wingdings" w:char="F0E8"/>
      </w:r>
      <w:r w:rsidRPr="007B2AD6">
        <w:t xml:space="preserve"> mis ensembles dans un spectrogramme (matrice)</w:t>
      </w:r>
      <w:r w:rsidR="00D94AA0" w:rsidRPr="00D94AA0">
        <w:t xml:space="preserve"> </w:t>
      </w:r>
    </w:p>
    <w:p w:rsidR="00AB6C5A" w:rsidRPr="007B2AD6" w:rsidRDefault="00AB6C5A" w:rsidP="00AB6C5A">
      <w:pPr>
        <w:pStyle w:val="ListParagraph"/>
        <w:numPr>
          <w:ilvl w:val="0"/>
          <w:numId w:val="1"/>
        </w:numPr>
      </w:pPr>
      <w:r w:rsidRPr="007B2AD6">
        <w:t>Apprentissage (problème de Bakis / Markov caché / Dynamic Time Warping</w:t>
      </w:r>
      <w:r w:rsidR="00564DAF" w:rsidRPr="007B2AD6">
        <w:sym w:font="Wingdings" w:char="F0E0"/>
      </w:r>
      <w:r w:rsidR="00564DAF" w:rsidRPr="007B2AD6">
        <w:t>comparaison</w:t>
      </w:r>
      <w:r w:rsidRPr="007B2AD6">
        <w:t>)</w:t>
      </w:r>
    </w:p>
    <w:p w:rsidR="00AB6C5A" w:rsidRPr="007B2AD6" w:rsidRDefault="00E479E0" w:rsidP="00AB6C5A">
      <w:pPr>
        <w:pStyle w:val="ListParagraph"/>
        <w:numPr>
          <w:ilvl w:val="1"/>
          <w:numId w:val="1"/>
        </w:numPr>
      </w:pPr>
      <w:r w:rsidRPr="007B2AD6">
        <w:t>Pas forcement comparaison 1</w:t>
      </w:r>
      <w:r w:rsidRPr="007B2AD6">
        <w:rPr>
          <w:vertAlign w:val="superscript"/>
        </w:rPr>
        <w:t>er</w:t>
      </w:r>
      <w:r w:rsidRPr="007B2AD6">
        <w:t xml:space="preserve"> avec le 1</w:t>
      </w:r>
      <w:r w:rsidRPr="007B2AD6">
        <w:rPr>
          <w:vertAlign w:val="superscript"/>
        </w:rPr>
        <w:t>er</w:t>
      </w:r>
      <w:r w:rsidRPr="007B2AD6">
        <w:t>, il peut y avoir des translations</w:t>
      </w:r>
      <w:r w:rsidR="00FF6AF6" w:rsidRPr="007B2AD6">
        <w:t xml:space="preserve"> nécessaires</w:t>
      </w:r>
      <w:r w:rsidRPr="007B2AD6">
        <w:t xml:space="preserve"> ou des éléments ponctuels négligeables</w:t>
      </w:r>
    </w:p>
    <w:p w:rsidR="006B4CB4" w:rsidRPr="007B2AD6" w:rsidRDefault="00AB6C5A" w:rsidP="006B4CB4">
      <w:pPr>
        <w:pStyle w:val="ListParagraph"/>
        <w:numPr>
          <w:ilvl w:val="1"/>
          <w:numId w:val="1"/>
        </w:numPr>
      </w:pPr>
      <w:r w:rsidRPr="007B2AD6">
        <w:t>Comparaison : « regarder le mot qui ressemble le plus », éventuellement si on a un grand vocabulaire commencer par un tri grossier</w:t>
      </w:r>
      <w:r w:rsidR="006B4CB4" w:rsidRPr="007B2AD6">
        <w:br/>
        <w:t>ex : 6/10</w:t>
      </w:r>
      <w:r w:rsidR="006B4CB4" w:rsidRPr="007B2AD6">
        <w:br/>
        <w:t>S-</w:t>
      </w:r>
      <w:r w:rsidR="006B4CB4" w:rsidRPr="007B2AD6">
        <w:rPr>
          <w:highlight w:val="yellow"/>
        </w:rPr>
        <w:t>I-S</w:t>
      </w:r>
      <w:r w:rsidR="006B4CB4" w:rsidRPr="007B2AD6">
        <w:t xml:space="preserve"> </w:t>
      </w:r>
      <w:r w:rsidR="006B4CB4" w:rsidRPr="007B2AD6">
        <w:sym w:font="Wingdings" w:char="F0DF"/>
      </w:r>
      <w:r w:rsidR="006B4CB4" w:rsidRPr="007B2AD6">
        <w:t xml:space="preserve"> on supprime la partie identique</w:t>
      </w:r>
      <w:r w:rsidR="006B4CB4" w:rsidRPr="007B2AD6">
        <w:br/>
        <w:t>D-</w:t>
      </w:r>
      <w:r w:rsidR="006B4CB4" w:rsidRPr="007B2AD6">
        <w:rPr>
          <w:highlight w:val="yellow"/>
        </w:rPr>
        <w:t>I-S</w:t>
      </w:r>
      <w:r w:rsidR="006B4CB4" w:rsidRPr="007B2AD6">
        <w:br/>
        <w:t>↑on compare les parties pertinentes</w:t>
      </w:r>
    </w:p>
    <w:p w:rsidR="002B2070" w:rsidRPr="007B2AD6" w:rsidRDefault="002B2070" w:rsidP="002B2070">
      <w:pPr>
        <w:pStyle w:val="ListParagraph"/>
        <w:numPr>
          <w:ilvl w:val="0"/>
          <w:numId w:val="1"/>
        </w:numPr>
      </w:pPr>
      <w:r w:rsidRPr="007B2AD6">
        <w:t>IHM</w:t>
      </w:r>
    </w:p>
    <w:p w:rsidR="002B2070" w:rsidRPr="007B2AD6" w:rsidRDefault="002B2070" w:rsidP="002B2070">
      <w:pPr>
        <w:pStyle w:val="ListParagraph"/>
        <w:numPr>
          <w:ilvl w:val="1"/>
          <w:numId w:val="1"/>
        </w:numPr>
      </w:pPr>
      <w:r w:rsidRPr="007B2AD6">
        <w:t>Interface graphique : afficher syllabe (et le spectrogramme)</w:t>
      </w:r>
    </w:p>
    <w:p w:rsidR="002B2070" w:rsidRPr="007B2AD6" w:rsidRDefault="002B2070" w:rsidP="002B2070">
      <w:pPr>
        <w:pStyle w:val="ListParagraph"/>
        <w:numPr>
          <w:ilvl w:val="1"/>
          <w:numId w:val="1"/>
        </w:numPr>
      </w:pPr>
      <w:r w:rsidRPr="007B2AD6">
        <w:t>« continuer » l’apprentissage : boutons « ok »/ « pas ok » et on rentre la syllabe dans la base</w:t>
      </w:r>
    </w:p>
    <w:p w:rsidR="004D0082" w:rsidRPr="007B2AD6" w:rsidRDefault="002B2070" w:rsidP="002B2070">
      <w:pPr>
        <w:pStyle w:val="ListParagraph"/>
        <w:numPr>
          <w:ilvl w:val="1"/>
          <w:numId w:val="1"/>
        </w:numPr>
      </w:pPr>
      <w:r w:rsidRPr="007B2AD6">
        <w:t>« Jeu » labyrinthe :</w:t>
      </w:r>
      <w:r w:rsidR="00FF6AF6" w:rsidRPr="007B2AD6">
        <w:t xml:space="preserve"> on se dirige à la voix</w:t>
      </w:r>
      <w:r w:rsidR="00E479E0" w:rsidRPr="007B2AD6">
        <w:br/>
        <w:t xml:space="preserve">/ !\ apprentissage des mots à prononcer par le joueur pour le « jeu » </w:t>
      </w:r>
    </w:p>
    <w:p w:rsidR="00114BDA" w:rsidRPr="007B2AD6" w:rsidRDefault="00114BDA" w:rsidP="0066231E">
      <w:r w:rsidRPr="007B2AD6">
        <w:br w:type="page"/>
      </w:r>
    </w:p>
    <w:p w:rsidR="00F410BD" w:rsidRPr="007B2AD6" w:rsidRDefault="00114BDA" w:rsidP="00114BDA">
      <w:pPr>
        <w:pStyle w:val="Heading1"/>
      </w:pPr>
      <w:bookmarkStart w:id="2" w:name="_Toc345505004"/>
      <w:r w:rsidRPr="007B2AD6">
        <w:lastRenderedPageBreak/>
        <w:t>Traitement du son</w:t>
      </w:r>
      <w:bookmarkEnd w:id="2"/>
    </w:p>
    <w:p w:rsidR="00114BDA" w:rsidRPr="007B2AD6" w:rsidRDefault="00114BDA" w:rsidP="00114BDA">
      <w:pPr>
        <w:rPr>
          <w:kern w:val="28"/>
        </w:rPr>
      </w:pPr>
    </w:p>
    <w:p w:rsidR="0066231E" w:rsidRDefault="0066231E" w:rsidP="0000009B">
      <w:pPr>
        <w:pStyle w:val="Heading2"/>
        <w:numPr>
          <w:ilvl w:val="0"/>
          <w:numId w:val="2"/>
        </w:numPr>
      </w:pPr>
      <w:bookmarkStart w:id="3" w:name="_Toc345505005"/>
      <w:r>
        <w:t>Enregistrement du son</w:t>
      </w:r>
      <w:bookmarkEnd w:id="3"/>
    </w:p>
    <w:p w:rsidR="0066231E" w:rsidRPr="0066231E" w:rsidRDefault="0066231E" w:rsidP="0066231E"/>
    <w:p w:rsidR="0066231E" w:rsidRPr="007B2AD6" w:rsidRDefault="00BB6905" w:rsidP="0066231E">
      <w:r>
        <w:t xml:space="preserve">Avant même de traiter le signal sonore, il faut </w:t>
      </w:r>
      <w:r w:rsidR="002A7A87">
        <w:t>commencer par enregistrer le signal.</w:t>
      </w:r>
      <w:r w:rsidR="002A7A87">
        <w:br/>
      </w:r>
      <w:commentRangeStart w:id="4"/>
      <w:r w:rsidR="0066231E" w:rsidRPr="007B2AD6">
        <w:t xml:space="preserve">Enregistrement du son lancé quand on attend une réponse et se poursuit </w:t>
      </w:r>
      <w:r w:rsidR="0066231E" w:rsidRPr="0066231E">
        <w:rPr>
          <w:i/>
        </w:rPr>
        <w:t>en continu ( ?)</w:t>
      </w:r>
      <w:r w:rsidR="0066231E" w:rsidRPr="007B2AD6">
        <w:t>, en enlevant les parties non intéressantes (sans paroles ou bruits)</w:t>
      </w:r>
      <w:commentRangeEnd w:id="4"/>
      <w:r w:rsidR="002A7A87">
        <w:rPr>
          <w:rStyle w:val="CommentReference"/>
        </w:rPr>
        <w:commentReference w:id="4"/>
      </w:r>
    </w:p>
    <w:p w:rsidR="0066231E" w:rsidRDefault="0066231E" w:rsidP="0066231E">
      <w:pPr>
        <w:jc w:val="center"/>
      </w:pPr>
      <w:r>
        <w:rPr>
          <w:noProof/>
          <w:lang w:eastAsia="fr-FR"/>
        </w:rPr>
        <w:drawing>
          <wp:inline distT="0" distB="0" distL="0" distR="0">
            <wp:extent cx="5760720" cy="66455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760720" cy="664555"/>
                    </a:xfrm>
                    <a:prstGeom prst="rect">
                      <a:avLst/>
                    </a:prstGeom>
                    <a:noFill/>
                    <a:ln w="9525">
                      <a:noFill/>
                      <a:miter lim="800000"/>
                      <a:headEnd/>
                      <a:tailEnd/>
                    </a:ln>
                  </pic:spPr>
                </pic:pic>
              </a:graphicData>
            </a:graphic>
          </wp:inline>
        </w:drawing>
      </w:r>
    </w:p>
    <w:p w:rsidR="0066231E" w:rsidRPr="0066231E" w:rsidRDefault="0066231E" w:rsidP="0066231E">
      <w:pPr>
        <w:jc w:val="center"/>
      </w:pPr>
    </w:p>
    <w:p w:rsidR="0000009B" w:rsidRPr="007B2AD6" w:rsidDel="00DB16BB" w:rsidRDefault="0000009B" w:rsidP="0000009B">
      <w:pPr>
        <w:pStyle w:val="Heading2"/>
        <w:numPr>
          <w:ilvl w:val="0"/>
          <w:numId w:val="2"/>
        </w:numPr>
        <w:rPr>
          <w:del w:id="5" w:author="Guenon" w:date="2013-01-09T13:57:00Z"/>
        </w:rPr>
      </w:pPr>
      <w:del w:id="6" w:author="Guenon" w:date="2013-01-09T13:57:00Z">
        <w:r w:rsidRPr="007B2AD6" w:rsidDel="00DB16BB">
          <w:delText>Auto-corrélation</w:delText>
        </w:r>
        <w:bookmarkStart w:id="7" w:name="_Toc345503211"/>
        <w:bookmarkStart w:id="8" w:name="_Toc345504983"/>
        <w:bookmarkStart w:id="9" w:name="_Toc345505006"/>
        <w:bookmarkEnd w:id="7"/>
        <w:bookmarkEnd w:id="8"/>
        <w:bookmarkEnd w:id="9"/>
      </w:del>
    </w:p>
    <w:p w:rsidR="00786D1D" w:rsidRPr="007B2AD6" w:rsidDel="00DB16BB" w:rsidRDefault="00786D1D" w:rsidP="00786D1D">
      <w:pPr>
        <w:rPr>
          <w:del w:id="10" w:author="Guenon" w:date="2013-01-09T13:57:00Z"/>
        </w:rPr>
      </w:pPr>
      <w:bookmarkStart w:id="11" w:name="_Toc345503212"/>
      <w:bookmarkStart w:id="12" w:name="_Toc345504984"/>
      <w:bookmarkStart w:id="13" w:name="_Toc345505007"/>
      <w:bookmarkEnd w:id="11"/>
      <w:bookmarkEnd w:id="12"/>
      <w:bookmarkEnd w:id="13"/>
    </w:p>
    <w:p w:rsidR="009720C3" w:rsidRPr="007B2AD6" w:rsidDel="00DB16BB" w:rsidRDefault="00D40309" w:rsidP="00786D1D">
      <w:pPr>
        <w:rPr>
          <w:del w:id="14" w:author="Guenon" w:date="2013-01-09T13:57:00Z"/>
        </w:rPr>
      </w:pPr>
      <w:del w:id="15" w:author="Guenon" w:date="2013-01-09T13:57:00Z">
        <w:r w:rsidRPr="007B2AD6" w:rsidDel="00DB16BB">
          <w:delText xml:space="preserve">Le son que l’on enregistre au micro n’est pas toujours très net et présente souvent </w:delText>
        </w:r>
        <w:r w:rsidR="00D414D5" w:rsidRPr="007B2AD6" w:rsidDel="00DB16BB">
          <w:delText>du</w:delText>
        </w:r>
        <w:r w:rsidRPr="007B2AD6" w:rsidDel="00DB16BB">
          <w:delText xml:space="preserve"> bruit. C’est pourquoi, dans le but de </w:delText>
        </w:r>
        <w:r w:rsidR="00D414D5" w:rsidRPr="007B2AD6" w:rsidDel="00DB16BB">
          <w:delText xml:space="preserve">ne </w:delText>
        </w:r>
        <w:r w:rsidRPr="007B2AD6" w:rsidDel="00DB16BB">
          <w:delText xml:space="preserve">conserver que les composantes </w:delText>
        </w:r>
        <w:r w:rsidR="00991D95" w:rsidRPr="007B2AD6" w:rsidDel="00DB16BB">
          <w:delText>intéressantes</w:delText>
        </w:r>
        <w:r w:rsidR="00D414D5" w:rsidRPr="007B2AD6" w:rsidDel="00DB16BB">
          <w:delText xml:space="preserve"> de notre signal, nous lui appliquons la f</w:delText>
        </w:r>
        <w:r w:rsidR="009720C3" w:rsidRPr="007B2AD6" w:rsidDel="00DB16BB">
          <w:delText>ormule de l’</w:delText>
        </w:r>
        <w:r w:rsidR="00991D95" w:rsidRPr="007B2AD6" w:rsidDel="00DB16BB">
          <w:delText>auto-corrélation</w:delText>
        </w:r>
        <w:r w:rsidR="009720C3" w:rsidRPr="007B2AD6" w:rsidDel="00DB16BB">
          <w:delText> :</w:delText>
        </w:r>
        <w:bookmarkStart w:id="16" w:name="_Toc345503213"/>
        <w:bookmarkStart w:id="17" w:name="_Toc345504985"/>
        <w:bookmarkStart w:id="18" w:name="_Toc345505008"/>
        <w:bookmarkEnd w:id="16"/>
        <w:bookmarkEnd w:id="17"/>
        <w:bookmarkEnd w:id="18"/>
      </w:del>
    </w:p>
    <w:p w:rsidR="00EF1875" w:rsidRPr="007B2AD6" w:rsidDel="00DB16BB" w:rsidRDefault="00EF1875" w:rsidP="000646AF">
      <w:pPr>
        <w:jc w:val="center"/>
        <w:rPr>
          <w:del w:id="19" w:author="Guenon" w:date="2013-01-09T13:57:00Z"/>
        </w:rPr>
      </w:pPr>
      <m:oMathPara>
        <m:oMath>
          <w:del w:id="20" w:author="Guenon" w:date="2013-01-09T13:57:00Z">
            <m:r>
              <w:rPr>
                <w:rFonts w:ascii="Cambria Math" w:hAnsi="Cambria Math"/>
              </w:rPr>
              <m:t>∀t,  y</m:t>
            </m:r>
          </w:del>
          <m:d>
            <m:dPr>
              <m:ctrlPr>
                <w:del w:id="21" w:author="Guenon" w:date="2013-01-09T13:57:00Z">
                  <w:rPr>
                    <w:rFonts w:ascii="Cambria Math" w:hAnsi="Cambria Math"/>
                    <w:i/>
                  </w:rPr>
                </w:del>
              </m:ctrlPr>
            </m:dPr>
            <m:e>
              <w:del w:id="22" w:author="Guenon" w:date="2013-01-09T13:57:00Z">
                <m:r>
                  <w:rPr>
                    <w:rFonts w:ascii="Cambria Math" w:hAnsi="Cambria Math"/>
                  </w:rPr>
                  <m:t>t</m:t>
                </m:r>
              </w:del>
            </m:e>
          </m:d>
          <w:del w:id="23" w:author="Guenon" w:date="2013-01-09T13:57:00Z">
            <m:r>
              <w:rPr>
                <w:rFonts w:ascii="Cambria Math" w:hAnsi="Cambria Math"/>
              </w:rPr>
              <m:t xml:space="preserve">= </m:t>
            </m:r>
          </w:del>
          <m:nary>
            <m:naryPr>
              <m:chr m:val="∑"/>
              <m:limLoc m:val="undOvr"/>
              <m:ctrlPr>
                <w:del w:id="24" w:author="Guenon" w:date="2013-01-09T13:57:00Z">
                  <w:rPr>
                    <w:rFonts w:ascii="Cambria Math" w:hAnsi="Cambria Math"/>
                    <w:i/>
                  </w:rPr>
                </w:del>
              </m:ctrlPr>
            </m:naryPr>
            <m:sub>
              <w:del w:id="25" w:author="Guenon" w:date="2013-01-09T13:57:00Z">
                <m:r>
                  <w:rPr>
                    <w:rFonts w:ascii="Cambria Math" w:hAnsi="Cambria Math"/>
                  </w:rPr>
                  <m:t>τ</m:t>
                </m:r>
              </w:del>
            </m:sub>
            <m:sup>
              <w:del w:id="26" w:author="Guenon" w:date="2013-01-09T13:57:00Z">
                <m:r>
                  <w:rPr>
                    <w:rFonts w:ascii="Cambria Math" w:hAnsi="Cambria Math"/>
                  </w:rPr>
                  <m:t xml:space="preserve"> </m:t>
                </m:r>
              </w:del>
            </m:sup>
            <m:e>
              <w:del w:id="27" w:author="Guenon" w:date="2013-01-09T13:57:00Z">
                <m:r>
                  <w:rPr>
                    <w:rFonts w:ascii="Cambria Math" w:hAnsi="Cambria Math"/>
                  </w:rPr>
                  <m:t>x</m:t>
                </m:r>
              </w:del>
              <m:d>
                <m:dPr>
                  <m:ctrlPr>
                    <w:del w:id="28" w:author="Guenon" w:date="2013-01-09T13:57:00Z">
                      <w:rPr>
                        <w:rFonts w:ascii="Cambria Math" w:hAnsi="Cambria Math"/>
                        <w:i/>
                      </w:rPr>
                    </w:del>
                  </m:ctrlPr>
                </m:dPr>
                <m:e>
                  <w:del w:id="29" w:author="Guenon" w:date="2013-01-09T13:57:00Z">
                    <m:r>
                      <w:rPr>
                        <w:rFonts w:ascii="Cambria Math" w:hAnsi="Cambria Math"/>
                      </w:rPr>
                      <m:t>τ-t</m:t>
                    </m:r>
                  </w:del>
                </m:e>
              </m:d>
              <w:del w:id="30" w:author="Guenon" w:date="2013-01-09T13:57:00Z">
                <m:r>
                  <w:rPr>
                    <w:rFonts w:ascii="Cambria Math" w:hAnsi="Cambria Math"/>
                  </w:rPr>
                  <m:t>*x(t)</m:t>
                </m:r>
              </w:del>
            </m:e>
          </m:nary>
        </m:oMath>
      </m:oMathPara>
      <w:bookmarkStart w:id="31" w:name="_Toc345503214"/>
      <w:bookmarkStart w:id="32" w:name="_Toc345504986"/>
      <w:bookmarkStart w:id="33" w:name="_Toc345505009"/>
      <w:bookmarkEnd w:id="31"/>
      <w:bookmarkEnd w:id="32"/>
      <w:bookmarkEnd w:id="33"/>
    </w:p>
    <w:p w:rsidR="00786D1D" w:rsidRPr="007B2AD6" w:rsidRDefault="0000009B" w:rsidP="0000009B">
      <w:pPr>
        <w:pStyle w:val="Heading2"/>
        <w:numPr>
          <w:ilvl w:val="0"/>
          <w:numId w:val="2"/>
        </w:numPr>
      </w:pPr>
      <w:bookmarkStart w:id="34" w:name="_Toc345505010"/>
      <w:r w:rsidRPr="007B2AD6">
        <w:t xml:space="preserve">Découpage du </w:t>
      </w:r>
      <w:r w:rsidR="0096435D" w:rsidRPr="007B2AD6">
        <w:t xml:space="preserve">signal </w:t>
      </w:r>
      <w:r w:rsidR="00146FE7" w:rsidRPr="007B2AD6">
        <w:t xml:space="preserve">en </w:t>
      </w:r>
      <w:r w:rsidRPr="007B2AD6">
        <w:t>temps</w:t>
      </w:r>
      <w:bookmarkEnd w:id="34"/>
    </w:p>
    <w:p w:rsidR="00786D1D" w:rsidRPr="007B2AD6" w:rsidRDefault="00786D1D" w:rsidP="00786D1D"/>
    <w:p w:rsidR="002F725F" w:rsidRPr="007B2AD6" w:rsidRDefault="00786D1D" w:rsidP="006E7BD5">
      <w:pPr>
        <w:rPr>
          <w:rFonts w:eastAsiaTheme="minorEastAsia"/>
        </w:rPr>
      </w:pPr>
      <w:r w:rsidRPr="007B2AD6">
        <w:t xml:space="preserve">Découpage du temps </w:t>
      </w:r>
      <w:r w:rsidR="0000009B" w:rsidRPr="007B2AD6">
        <w:t>p</w:t>
      </w:r>
      <w:r w:rsidR="00D763D1" w:rsidRPr="007B2AD6">
        <w:t xml:space="preserve">as tranches d’environ </w:t>
      </w:r>
      <w:r w:rsidR="0000009B" w:rsidRPr="007B2AD6">
        <w:t>30 ms</w:t>
      </w:r>
      <w:r w:rsidR="00BE3296" w:rsidRPr="007B2AD6">
        <w:t> </w:t>
      </w:r>
      <w:r w:rsidR="003B738D" w:rsidRPr="007B2AD6">
        <w:t xml:space="preserve">: </w:t>
      </w:r>
      <w:r w:rsidR="00B808C4" w:rsidRPr="007B2AD6">
        <w:br/>
        <w:t xml:space="preserve">Pour tout temps t, on prend la tranche de signal qui  s’étend de </w:t>
      </w:r>
      <m:oMath>
        <m:r>
          <w:rPr>
            <w:rFonts w:ascii="Cambria Math" w:hAnsi="Cambria Math"/>
          </w:rPr>
          <m:t>t</m:t>
        </m:r>
      </m:oMath>
      <w:r w:rsidR="00B808C4" w:rsidRPr="007B2AD6">
        <w:rPr>
          <w:rFonts w:eastAsiaTheme="minorEastAsia"/>
        </w:rPr>
        <w:t xml:space="preserve"> à</w:t>
      </w:r>
      <m:oMath>
        <m:r>
          <w:rPr>
            <w:rFonts w:ascii="Cambria Math" w:eastAsiaTheme="minorEastAsia" w:hAnsi="Cambria Math"/>
          </w:rPr>
          <m:t xml:space="preserve"> </m:t>
        </m:r>
        <m:r>
          <w:rPr>
            <w:rFonts w:ascii="Cambria Math" w:hAnsi="Cambria Math"/>
          </w:rPr>
          <m:t>t+∆</m:t>
        </m:r>
      </m:oMath>
      <w:r w:rsidR="00B808C4" w:rsidRPr="007B2AD6">
        <w:rPr>
          <w:rFonts w:eastAsiaTheme="minorEastAsia"/>
        </w:rPr>
        <w:t>.</w:t>
      </w:r>
    </w:p>
    <w:p w:rsidR="006E7BD5" w:rsidRPr="007B2AD6" w:rsidRDefault="002F725F" w:rsidP="00786D1D">
      <w:pPr>
        <w:rPr>
          <w:rFonts w:eastAsiaTheme="minorEastAsia"/>
        </w:rPr>
      </w:pPr>
      <w:r w:rsidRPr="007B2AD6">
        <w:rPr>
          <w:rFonts w:eastAsiaTheme="minorEastAsia"/>
        </w:rPr>
        <w:t>Cependant, la transformée de Fourier rapide a besoin d’un nombre de points qui soit une puissance de 2 pour foncti</w:t>
      </w:r>
      <w:r w:rsidR="006E7BD5" w:rsidRPr="007B2AD6">
        <w:rPr>
          <w:rFonts w:eastAsiaTheme="minorEastAsia"/>
        </w:rPr>
        <w:t xml:space="preserve">onner beaucoup plus rapidement. Nous avons donc choisi de prendre des tranches de signal de taille n (avec n échantillons), où n est égal </w:t>
      </w:r>
      <w:r w:rsidR="00A360BE" w:rsidRPr="007B2AD6">
        <w:rPr>
          <w:rFonts w:eastAsiaTheme="minorEastAsia"/>
        </w:rPr>
        <w:t xml:space="preserve">à </w:t>
      </w:r>
      <w:r w:rsidR="00627599" w:rsidRPr="007B2AD6">
        <w:rPr>
          <w:rFonts w:eastAsiaTheme="minorEastAsia"/>
        </w:rPr>
        <w:t>une</w:t>
      </w:r>
      <w:r w:rsidR="006E7BD5" w:rsidRPr="007B2AD6">
        <w:rPr>
          <w:rFonts w:eastAsiaTheme="minorEastAsia"/>
        </w:rPr>
        <w:t xml:space="preserve"> puissance de 2 </w:t>
      </w:r>
      <w:r w:rsidR="00627599" w:rsidRPr="007B2AD6">
        <w:rPr>
          <w:rFonts w:eastAsiaTheme="minorEastAsia"/>
        </w:rPr>
        <w:t>et de telle manière que « n*temps d’</w:t>
      </w:r>
      <w:r w:rsidR="00A360BE" w:rsidRPr="007B2AD6">
        <w:rPr>
          <w:rFonts w:eastAsiaTheme="minorEastAsia"/>
        </w:rPr>
        <w:t>échantillonnage</w:t>
      </w:r>
      <w:r w:rsidR="00627599" w:rsidRPr="007B2AD6">
        <w:rPr>
          <w:rFonts w:eastAsiaTheme="minorEastAsia"/>
        </w:rPr>
        <w:t> » soit le plus proche possible de 30 ms.</w:t>
      </w:r>
    </w:p>
    <w:p w:rsidR="00E3505B" w:rsidRDefault="00A360BE" w:rsidP="00786D1D">
      <w:pPr>
        <w:rPr>
          <w:rFonts w:eastAsiaTheme="minorEastAsia"/>
        </w:rPr>
      </w:pPr>
      <w:r w:rsidRPr="007B2AD6">
        <w:rPr>
          <w:rFonts w:eastAsiaTheme="minorEastAsia"/>
        </w:rPr>
        <w:t>On peu voir clairement ici que la dernière tranche du signal ne sera pas nécessairement de la même taille que les autres échantillons, c’est pourquoi nous complétons la fin du signal avec des 0 et avoir ainsi un signal qui ait comme taille un multiple de la puissance de 2 considérée.</w:t>
      </w:r>
    </w:p>
    <w:p w:rsidR="00E3505B" w:rsidRDefault="00E3505B">
      <w:pPr>
        <w:rPr>
          <w:rFonts w:eastAsiaTheme="minorEastAsia"/>
        </w:rPr>
      </w:pPr>
      <w:r>
        <w:rPr>
          <w:rFonts w:eastAsiaTheme="minorEastAsia"/>
        </w:rPr>
        <w:br w:type="page"/>
      </w:r>
    </w:p>
    <w:p w:rsidR="00114BDA" w:rsidRPr="007B2AD6" w:rsidRDefault="00F40A48" w:rsidP="00114BDA">
      <w:pPr>
        <w:pStyle w:val="Heading2"/>
        <w:numPr>
          <w:ilvl w:val="0"/>
          <w:numId w:val="2"/>
        </w:numPr>
      </w:pPr>
      <w:bookmarkStart w:id="35" w:name="_Toc345505011"/>
      <w:r w:rsidRPr="007B2AD6">
        <w:lastRenderedPageBreak/>
        <w:t>Spectrogramme</w:t>
      </w:r>
      <w:bookmarkEnd w:id="35"/>
    </w:p>
    <w:p w:rsidR="00786D1D" w:rsidRPr="007B2AD6" w:rsidRDefault="00786D1D" w:rsidP="00786D1D"/>
    <w:p w:rsidR="006136F3" w:rsidRPr="007B2AD6" w:rsidRDefault="006136F3" w:rsidP="002B5AAC">
      <w:pPr>
        <w:pStyle w:val="Heading3"/>
      </w:pPr>
      <w:bookmarkStart w:id="36" w:name="_Toc345505012"/>
      <w:r w:rsidRPr="007B2AD6">
        <w:t>Fenêtre de Hamming</w:t>
      </w:r>
      <w:bookmarkEnd w:id="36"/>
    </w:p>
    <w:p w:rsidR="002B5AAC" w:rsidRPr="007B2AD6" w:rsidRDefault="003761D5" w:rsidP="006136F3">
      <w:r w:rsidRPr="007B2AD6">
        <w:rPr>
          <w:noProof/>
          <w:lang w:eastAsia="fr-FR"/>
        </w:rPr>
        <w:drawing>
          <wp:anchor distT="0" distB="0" distL="114300" distR="114300" simplePos="0" relativeHeight="251659264" behindDoc="1" locked="0" layoutInCell="1" allowOverlap="1">
            <wp:simplePos x="0" y="0"/>
            <wp:positionH relativeFrom="column">
              <wp:posOffset>3165272</wp:posOffset>
            </wp:positionH>
            <wp:positionV relativeFrom="paragraph">
              <wp:posOffset>607734</wp:posOffset>
            </wp:positionV>
            <wp:extent cx="3047831" cy="2535154"/>
            <wp:effectExtent l="19050" t="0" r="169"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47832" cy="2535155"/>
                    </a:xfrm>
                    <a:prstGeom prst="rect">
                      <a:avLst/>
                    </a:prstGeom>
                    <a:noFill/>
                  </pic:spPr>
                </pic:pic>
              </a:graphicData>
            </a:graphic>
          </wp:anchor>
        </w:drawing>
      </w:r>
      <w:r w:rsidR="002B5AAC" w:rsidRPr="007B2AD6">
        <w:t xml:space="preserve">Une fois le signal découpé en tranches, </w:t>
      </w:r>
      <w:r w:rsidR="001F7237">
        <w:t>nous lui appliquons</w:t>
      </w:r>
      <w:r w:rsidR="002B5AAC" w:rsidRPr="007B2AD6">
        <w:t xml:space="preserve"> une fenêtre de Hamming dans le but d’éviter les grosses </w:t>
      </w:r>
      <w:r w:rsidR="00183BC1" w:rsidRPr="007B2AD6">
        <w:t>discontinuités</w:t>
      </w:r>
      <w:r w:rsidR="002B5AAC" w:rsidRPr="007B2AD6">
        <w:t xml:space="preserve"> aux bords, et ainsi éviter d’obtenir des résultats incohérent</w:t>
      </w:r>
      <w:r w:rsidR="001E36DF" w:rsidRPr="007B2AD6">
        <w:t>s</w:t>
      </w:r>
      <w:r w:rsidR="002B5AAC" w:rsidRPr="007B2AD6">
        <w:t xml:space="preserve"> après passage par la transformée de Fourier.</w:t>
      </w:r>
    </w:p>
    <w:p w:rsidR="001E36DF" w:rsidRPr="007B2AD6" w:rsidRDefault="001E36DF" w:rsidP="006136F3">
      <w:r w:rsidRPr="007B2AD6">
        <w:t>Formule de la fenêtre de Hamming :</w:t>
      </w:r>
    </w:p>
    <w:p w:rsidR="00EF3DFE" w:rsidRPr="007B2AD6" w:rsidRDefault="002B5AAC" w:rsidP="00EF3DFE">
      <w:pPr>
        <w:jc w:val="center"/>
        <w:rPr>
          <w:rFonts w:eastAsiaTheme="minorEastAsia"/>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r>
                    <w:rPr>
                      <w:rFonts w:ascii="Cambria Math" w:hAnsi="Cambria Math"/>
                    </w:rPr>
                    <m:t xml:space="preserve"> si tϵ</m:t>
                  </m:r>
                  <m:d>
                    <m:dPr>
                      <m:begChr m:val="["/>
                      <m:endChr m:val="]"/>
                      <m:ctrlPr>
                        <w:rPr>
                          <w:rFonts w:ascii="Cambria Math" w:hAnsi="Cambria Math"/>
                          <w:i/>
                        </w:rPr>
                      </m:ctrlPr>
                    </m:dPr>
                    <m:e>
                      <m:r>
                        <w:rPr>
                          <w:rFonts w:ascii="Cambria Math" w:hAnsi="Cambria Math"/>
                        </w:rPr>
                        <m:t>0,T</m:t>
                      </m:r>
                    </m:e>
                  </m:d>
                </m:e>
                <m:e>
                  <m:r>
                    <w:rPr>
                      <w:rFonts w:ascii="Cambria Math" w:hAnsi="Cambria Math"/>
                    </w:rPr>
                    <m:t>0 sinon</m:t>
                  </m:r>
                </m:e>
              </m:eqArr>
            </m:e>
          </m:d>
        </m:oMath>
      </m:oMathPara>
    </w:p>
    <w:p w:rsidR="00701149" w:rsidRDefault="00D16F8F">
      <w:pPr>
        <w:rPr>
          <w:rFonts w:eastAsiaTheme="minorEastAsia"/>
        </w:rPr>
      </w:pPr>
      <w:r w:rsidRPr="007B2AD6">
        <w:rPr>
          <w:rFonts w:eastAsiaTheme="minorEastAsia"/>
        </w:rPr>
        <w:t>Où</w:t>
      </w:r>
      <w:r w:rsidR="002B5AAC" w:rsidRPr="007B2AD6">
        <w:rPr>
          <w:rFonts w:eastAsiaTheme="minorEastAsia"/>
        </w:rPr>
        <w:t xml:space="preserve"> T est la durée de la tranche de signal étudiée</w:t>
      </w:r>
    </w:p>
    <w:p w:rsidR="007267B8" w:rsidRDefault="007267B8">
      <w:pPr>
        <w:rPr>
          <w:rFonts w:eastAsiaTheme="minorEastAsia"/>
        </w:rPr>
      </w:pPr>
    </w:p>
    <w:p w:rsidR="007267B8" w:rsidRDefault="007267B8">
      <w:pPr>
        <w:rPr>
          <w:rFonts w:eastAsiaTheme="minorEastAsia"/>
        </w:rPr>
      </w:pPr>
    </w:p>
    <w:p w:rsidR="007267B8" w:rsidRDefault="007267B8">
      <w:pPr>
        <w:rPr>
          <w:rFonts w:eastAsiaTheme="minorEastAsia"/>
        </w:rPr>
      </w:pPr>
    </w:p>
    <w:p w:rsidR="007267B8" w:rsidRDefault="007267B8">
      <w:pPr>
        <w:rPr>
          <w:rFonts w:eastAsiaTheme="minorEastAsia"/>
        </w:rPr>
      </w:pPr>
    </w:p>
    <w:p w:rsidR="007267B8" w:rsidRPr="007B2AD6" w:rsidRDefault="007267B8"/>
    <w:p w:rsidR="000F7ECF" w:rsidRPr="007B2AD6" w:rsidRDefault="000F7ECF" w:rsidP="000F7ECF">
      <w:pPr>
        <w:pStyle w:val="Heading3"/>
      </w:pPr>
      <w:bookmarkStart w:id="37" w:name="_Toc345505013"/>
      <w:r w:rsidRPr="007B2AD6">
        <w:t>Transformée de Fourier</w:t>
      </w:r>
      <w:r w:rsidR="00832341" w:rsidRPr="007B2AD6">
        <w:t xml:space="preserve"> rapide</w:t>
      </w:r>
      <w:bookmarkEnd w:id="37"/>
    </w:p>
    <w:p w:rsidR="000F7ECF" w:rsidRPr="007B2AD6" w:rsidRDefault="001F7237" w:rsidP="000F7ECF">
      <w:r>
        <w:t>Nous</w:t>
      </w:r>
      <w:r w:rsidR="003B4A4C" w:rsidRPr="007B2AD6">
        <w:t xml:space="preserve"> cherch</w:t>
      </w:r>
      <w:r>
        <w:t>ons</w:t>
      </w:r>
      <w:r w:rsidR="003B4A4C" w:rsidRPr="007B2AD6">
        <w:t xml:space="preserve"> maintenant à appliquer à chaque tranche de notre signal la transformée de Fourier, qui s’écrit de la forme :</w:t>
      </w:r>
    </w:p>
    <w:p w:rsidR="00832341" w:rsidRPr="007B2AD6" w:rsidRDefault="00832341" w:rsidP="00832341">
      <w:pPr>
        <w:jc w:val="center"/>
        <w:rPr>
          <w:rFonts w:eastAsiaTheme="minorEastAsia"/>
        </w:rPr>
      </w:pPr>
      <m:oMathPara>
        <m:oMath>
          <m:r>
            <w:rPr>
              <w:rFonts w:ascii="Cambria Math" w:hAnsi="Cambria Math"/>
            </w:rPr>
            <m:t>X</m:t>
          </m:r>
          <m:d>
            <m:dPr>
              <m:ctrlPr>
                <w:rPr>
                  <w:rFonts w:ascii="Cambria Math" w:hAnsi="Constantia"/>
                  <w:i/>
                </w:rPr>
              </m:ctrlPr>
            </m:dPr>
            <m:e>
              <m:r>
                <w:rPr>
                  <w:rFonts w:ascii="Cambria Math" w:hAnsi="Cambria Math"/>
                </w:rPr>
                <m:t>k</m:t>
              </m:r>
            </m:e>
          </m:d>
          <m:r>
            <w:rPr>
              <w:rFonts w:ascii="Cambria Math" w:hAnsi="Constantia"/>
            </w:rPr>
            <m:t>=</m:t>
          </m:r>
          <m:nary>
            <m:naryPr>
              <m:chr m:val="∑"/>
              <m:limLoc m:val="undOvr"/>
              <m:ctrlPr>
                <w:rPr>
                  <w:rFonts w:ascii="Cambria Math" w:hAnsi="Constantia"/>
                  <w:i/>
                </w:rPr>
              </m:ctrlPr>
            </m:naryPr>
            <m:sub>
              <m:r>
                <w:rPr>
                  <w:rFonts w:ascii="Cambria Math" w:hAnsi="Cambria Math"/>
                </w:rPr>
                <m:t>t</m:t>
              </m:r>
              <m:r>
                <w:rPr>
                  <w:rFonts w:ascii="Cambria Math" w:hAnsi="Constantia"/>
                </w:rPr>
                <m:t>=0</m:t>
              </m:r>
            </m:sub>
            <m:sup>
              <m:r>
                <w:rPr>
                  <w:rFonts w:ascii="Cambria Math" w:hAnsi="Cambria Math"/>
                </w:rPr>
                <m:t>T-</m:t>
              </m:r>
              <m:r>
                <w:rPr>
                  <w:rFonts w:ascii="Cambria Math" w:hAnsi="Constantia"/>
                </w:rPr>
                <m:t>1</m:t>
              </m:r>
            </m:sup>
            <m:e>
              <m:r>
                <w:rPr>
                  <w:rFonts w:ascii="Cambria Math" w:hAnsi="Cambria Math"/>
                </w:rPr>
                <m:t>x</m:t>
              </m:r>
              <m:d>
                <m:dPr>
                  <m:ctrlPr>
                    <w:rPr>
                      <w:rFonts w:ascii="Cambria Math" w:hAnsi="Constantia"/>
                      <w:i/>
                    </w:rPr>
                  </m:ctrlPr>
                </m:dPr>
                <m:e>
                  <m:r>
                    <w:rPr>
                      <w:rFonts w:ascii="Cambria Math" w:hAnsi="Cambria Math"/>
                    </w:rPr>
                    <m:t>t</m:t>
                  </m:r>
                </m:e>
              </m:d>
              <m:r>
                <w:rPr>
                  <w:rFonts w:ascii="Cambria Math" w:hAnsi="Constantia"/>
                </w:rPr>
                <m:t>.</m:t>
              </m:r>
              <m:sSup>
                <m:sSupPr>
                  <m:ctrlPr>
                    <w:rPr>
                      <w:rFonts w:ascii="Cambria Math" w:hAnsi="Constantia"/>
                      <w:i/>
                    </w:rPr>
                  </m:ctrlPr>
                </m:sSupPr>
                <m:e>
                  <m:r>
                    <w:rPr>
                      <w:rFonts w:ascii="Cambria Math" w:hAnsi="Cambria Math"/>
                    </w:rPr>
                    <m:t>e</m:t>
                  </m:r>
                </m:e>
                <m:sup>
                  <m:r>
                    <w:rPr>
                      <w:rFonts w:ascii="Cambria Math" w:hAnsi="Cambria Math"/>
                    </w:rPr>
                    <m:t>-</m:t>
                  </m:r>
                  <m:r>
                    <w:rPr>
                      <w:rFonts w:ascii="Cambria Math" w:hAnsi="Constantia"/>
                    </w:rPr>
                    <m:t>2</m:t>
                  </m:r>
                  <m:r>
                    <w:rPr>
                      <w:rFonts w:ascii="Cambria Math" w:hAnsi="Cambria Math"/>
                    </w:rPr>
                    <m:t>π</m:t>
                  </m:r>
                  <m:r>
                    <w:rPr>
                      <w:rFonts w:ascii="Cambria Math" w:hAnsi="Constantia"/>
                    </w:rPr>
                    <m:t>.</m:t>
                  </m:r>
                  <m:r>
                    <w:rPr>
                      <w:rFonts w:ascii="Cambria Math" w:hAnsi="Cambria Math"/>
                    </w:rPr>
                    <m:t>j</m:t>
                  </m:r>
                  <m:f>
                    <m:fPr>
                      <m:ctrlPr>
                        <w:rPr>
                          <w:rFonts w:ascii="Cambria Math" w:hAnsi="Constantia"/>
                          <w:i/>
                        </w:rPr>
                      </m:ctrlPr>
                    </m:fPr>
                    <m:num>
                      <m:r>
                        <w:rPr>
                          <w:rFonts w:ascii="Cambria Math" w:hAnsi="Cambria Math"/>
                        </w:rPr>
                        <m:t>kt</m:t>
                      </m:r>
                    </m:num>
                    <m:den>
                      <m:r>
                        <w:rPr>
                          <w:rFonts w:ascii="Cambria Math" w:hAnsi="Cambria Math"/>
                        </w:rPr>
                        <m:t>T</m:t>
                      </m:r>
                    </m:den>
                  </m:f>
                </m:sup>
              </m:sSup>
            </m:e>
          </m:nary>
          <m:r>
            <w:rPr>
              <w:rFonts w:ascii="Cambria Math" w:eastAsiaTheme="minorEastAsia" w:hAnsi="Constantia"/>
            </w:rPr>
            <m:t xml:space="preserve"> </m:t>
          </m:r>
        </m:oMath>
      </m:oMathPara>
    </w:p>
    <w:p w:rsidR="00832341" w:rsidRPr="007B2AD6" w:rsidRDefault="00832341" w:rsidP="00832341">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r>
                  <m:rPr>
                    <m:sty m:val="p"/>
                  </m:rPr>
                  <w:rPr>
                    <w:rFonts w:ascii="Cambria Math" w:eastAsiaTheme="minorEastAsia"/>
                  </w:rPr>
                  <m:t xml:space="preserve">   X</m:t>
                </m:r>
                <m:d>
                  <m:dPr>
                    <m:ctrlPr>
                      <w:rPr>
                        <w:rFonts w:ascii="Cambria Math" w:eastAsiaTheme="minorEastAsia" w:hAnsi="Cambria Math"/>
                      </w:rPr>
                    </m:ctrlPr>
                  </m:dPr>
                  <m:e>
                    <m:r>
                      <m:rPr>
                        <m:sty m:val="p"/>
                      </m:rPr>
                      <w:rPr>
                        <w:rFonts w:ascii="Cambria Math" w:eastAsiaTheme="minorEastAsia"/>
                      </w:rPr>
                      <m:t>k</m:t>
                    </m:r>
                  </m:e>
                </m:d>
                <m:r>
                  <m:rPr>
                    <m:sty m:val="p"/>
                  </m:rPr>
                  <w:rPr>
                    <w:rFonts w:ascii="Cambria Math" w:eastAsiaTheme="minorEastAsia"/>
                  </w:rPr>
                  <m:t xml:space="preserve"> la valeur de la transform</m:t>
                </m:r>
                <m:r>
                  <m:rPr>
                    <m:sty m:val="p"/>
                  </m:rPr>
                  <w:rPr>
                    <w:rFonts w:ascii="Cambria Math" w:eastAsiaTheme="minorEastAsia" w:hAnsi="Cambria Math"/>
                  </w:rPr>
                  <m:t>é</m:t>
                </m:r>
                <m:r>
                  <m:rPr>
                    <m:sty m:val="p"/>
                  </m:rPr>
                  <w:rPr>
                    <w:rFonts w:ascii="Cambria Math" w:eastAsiaTheme="minorEastAsia"/>
                  </w:rPr>
                  <m:t>e de Fourier en k</m:t>
                </m:r>
              </m:e>
            </m:eqArr>
          </m:e>
        </m:d>
      </m:oMath>
    </w:p>
    <w:p w:rsidR="003B4A4C" w:rsidRPr="007B2AD6" w:rsidRDefault="003B4A4C" w:rsidP="00832341">
      <w:pPr>
        <w:rPr>
          <w:rFonts w:eastAsiaTheme="minorEastAsia"/>
        </w:rPr>
      </w:pPr>
      <w:r w:rsidRPr="007B2AD6">
        <w:rPr>
          <w:rFonts w:eastAsiaTheme="minorEastAsia"/>
        </w:rPr>
        <w:t xml:space="preserve">Cependant, dans un but de rapidité, nous cherchons à utiliser la forme rapide de la transformée de Fourier, qui s’écrit : </w:t>
      </w:r>
    </w:p>
    <w:p w:rsidR="00832341" w:rsidRPr="007B2AD6" w:rsidRDefault="00832341" w:rsidP="00832341">
      <w:pPr>
        <w:rPr>
          <w:rFonts w:eastAsiaTheme="minorEastAsia"/>
        </w:rPr>
      </w:pPr>
      <w:r w:rsidRPr="007B2AD6">
        <w:t xml:space="preserve">Pour </w:t>
      </w:r>
      <m:oMath>
        <m:r>
          <w:rPr>
            <w:rFonts w:ascii="Cambria Math" w:hAnsi="Cambria Math"/>
          </w:rPr>
          <m:t>0≤k≤N-1</m:t>
        </m:r>
      </m:oMath>
      <w:r w:rsidRPr="007B2AD6">
        <w:rPr>
          <w:rFonts w:eastAsiaTheme="minorEastAsia"/>
        </w:rPr>
        <w:t xml:space="preserve"> où </w:t>
      </w:r>
      <m:oMath>
        <m:r>
          <w:rPr>
            <w:rFonts w:ascii="Cambria Math" w:eastAsiaTheme="minorEastAsia" w:hAnsi="Cambria Math"/>
          </w:rPr>
          <m:t>2*</m:t>
        </m:r>
        <m:r>
          <w:rPr>
            <w:rFonts w:ascii="Cambria Math" w:hAnsi="Cambria Math"/>
          </w:rPr>
          <m:t>N=T</m:t>
        </m:r>
      </m:oMath>
    </w:p>
    <w:p w:rsidR="00832341" w:rsidRPr="007B2AD6" w:rsidRDefault="00771904"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k</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k</m:t>
              </m:r>
            </m:e>
          </m:d>
        </m:oMath>
      </m:oMathPara>
    </w:p>
    <w:p w:rsidR="00832341" w:rsidRPr="007B2AD6" w:rsidRDefault="00832341" w:rsidP="00832341">
      <w:pPr>
        <w:rPr>
          <w:rFonts w:eastAsiaTheme="minorEastAsia"/>
        </w:rPr>
      </w:pPr>
      <w:r w:rsidRPr="007B2AD6">
        <w:rPr>
          <w:rFonts w:eastAsiaTheme="minorEastAsia"/>
        </w:rPr>
        <w:t xml:space="preserve">Pour </w:t>
      </w:r>
      <m:oMath>
        <m:r>
          <w:rPr>
            <w:rFonts w:ascii="Cambria Math" w:eastAsiaTheme="minorEastAsia" w:hAnsi="Cambria Math"/>
          </w:rPr>
          <m:t>N≤k≤2N-1,  l=k-N</m:t>
        </m:r>
      </m:oMath>
    </w:p>
    <w:p w:rsidR="00832341" w:rsidRPr="007B2AD6" w:rsidRDefault="00771904"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N+l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l</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l</m:t>
              </m:r>
            </m:e>
          </m:d>
        </m:oMath>
      </m:oMathPara>
    </w:p>
    <w:p w:rsidR="00832341" w:rsidRPr="007B2AD6" w:rsidRDefault="00832341" w:rsidP="000F7ECF"/>
    <w:p w:rsidR="006136F3" w:rsidRPr="007B2AD6" w:rsidRDefault="00C76943" w:rsidP="006136F3">
      <w:pPr>
        <w:pStyle w:val="Heading3"/>
      </w:pPr>
      <w:bookmarkStart w:id="38" w:name="_Toc345505014"/>
      <w:r w:rsidRPr="007B2AD6">
        <w:lastRenderedPageBreak/>
        <w:t>E</w:t>
      </w:r>
      <w:r w:rsidR="00CA430F" w:rsidRPr="007B2AD6">
        <w:t>limination des redondances</w:t>
      </w:r>
      <w:bookmarkEnd w:id="38"/>
    </w:p>
    <w:p w:rsidR="00BA688A" w:rsidRDefault="007B2AD6" w:rsidP="006136F3">
      <w:r w:rsidRPr="007B2AD6">
        <w:t>Toute transformée de Fourier est périodique</w:t>
      </w:r>
      <w:r>
        <w:t xml:space="preserve"> et symétrique en 0. Etant donné qu’il n’est pas intéressant d’étudier deux fois la même chose (perte de temps),  il suffit ici de</w:t>
      </w:r>
      <w:r w:rsidR="00DE6AA4">
        <w:t xml:space="preserve"> ne </w:t>
      </w:r>
      <w:r>
        <w:t>conserver qu’une moitié du signal sur laquelle seront ensuite effectuées les comparaisons.</w:t>
      </w:r>
    </w:p>
    <w:p w:rsidR="00FB038B" w:rsidRDefault="00FB038B" w:rsidP="006136F3"/>
    <w:p w:rsidR="003600E1" w:rsidRDefault="003600E1" w:rsidP="003600E1">
      <w:pPr>
        <w:pStyle w:val="Heading3"/>
      </w:pPr>
      <w:bookmarkStart w:id="39" w:name="_Toc345505015"/>
      <w:r>
        <w:t>Pondération des amplitudes</w:t>
      </w:r>
      <w:bookmarkEnd w:id="39"/>
    </w:p>
    <w:p w:rsidR="003600E1" w:rsidRDefault="009E0B17" w:rsidP="00D52B75">
      <w:pPr>
        <w:rPr>
          <w:i/>
          <w:color w:val="FF0000"/>
        </w:rPr>
      </w:pPr>
      <w:r w:rsidRPr="00E72E4B">
        <w:t>Nous cherchons</w:t>
      </w:r>
      <w:r w:rsidR="00390FE5" w:rsidRPr="00E72E4B">
        <w:t xml:space="preserve"> ici à </w:t>
      </w:r>
      <w:r w:rsidR="00D52B75">
        <w:t xml:space="preserve">donner la même </w:t>
      </w:r>
      <w:r w:rsidR="00934F0F">
        <w:t xml:space="preserve">importance </w:t>
      </w:r>
      <w:r w:rsidR="00D52B75">
        <w:t>à</w:t>
      </w:r>
      <w:r w:rsidR="00934F0F">
        <w:t xml:space="preserve"> toutes les fréquences,</w:t>
      </w:r>
      <w:r w:rsidR="00D52B75">
        <w:t xml:space="preserve"> et é</w:t>
      </w:r>
      <w:r w:rsidR="00934F0F">
        <w:t xml:space="preserve">viter </w:t>
      </w:r>
      <w:r w:rsidR="00D52B75">
        <w:t xml:space="preserve">ainsi </w:t>
      </w:r>
      <w:r w:rsidR="00934F0F">
        <w:t>de donner trop d’importances aux pics présents dans les basses fréquences</w:t>
      </w:r>
      <w:r w:rsidR="00D52B75">
        <w:t>. Pour cela on utilise la formule suivante :</w:t>
      </w:r>
    </w:p>
    <w:p w:rsidR="00C0322F" w:rsidRDefault="007267B8" w:rsidP="00E72E4B">
      <w:pPr>
        <w:jc w:val="center"/>
        <w:rPr>
          <w:rFonts w:eastAsiaTheme="minorEastAsia"/>
          <w:noProof/>
        </w:rPr>
      </w:pPr>
      <w:r>
        <w:rPr>
          <w:rFonts w:eastAsiaTheme="minorEastAsia"/>
          <w:noProof/>
          <w:lang w:eastAsia="fr-F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0;text-align:left;margin-left:150.8pt;margin-top:190.25pt;width:21.75pt;height:25.6pt;rotation:270;z-index:251661312;mso-position-horizontal-relative:margin;mso-position-vertical-relative:margin">
            <w10:wrap anchorx="margin" anchory="margin"/>
          </v:shape>
        </w:pict>
      </w:r>
      <w:r w:rsidR="00771904">
        <w:rPr>
          <w:rFonts w:eastAsiaTheme="minorEastAsia"/>
          <w:noProof/>
          <w:lang w:eastAsia="fr-FR"/>
        </w:rPr>
        <w:pict>
          <v:shape id="_x0000_s1027" type="#_x0000_t87" style="position:absolute;left:0;text-align:left;margin-left:301.85pt;margin-top:190.25pt;width:21.75pt;height:25.6pt;rotation:270;z-index:251660288;mso-position-horizontal-relative:margin;mso-position-vertical-relative:margin">
            <w10:wrap anchorx="margin" anchory="margin"/>
          </v:shape>
        </w:pict>
      </w:r>
      <m:oMath>
        <m:func>
          <m:funcPr>
            <m:ctrlPr>
              <w:rPr>
                <w:rFonts w:ascii="Cambria Math" w:hAnsi="Cambria Math"/>
                <w:i/>
              </w:rPr>
            </m:ctrlPr>
          </m:funcPr>
          <m:fName>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 log</m:t>
            </m:r>
          </m:fName>
          <m:e>
            <m:d>
              <m:dPr>
                <m:ctrlPr>
                  <w:rPr>
                    <w:rFonts w:ascii="Cambria Math" w:hAnsi="Cambria Math"/>
                    <w:i/>
                  </w:rPr>
                </m:ctrlPr>
              </m:dPr>
              <m:e>
                <m:r>
                  <m:rPr>
                    <m:sty m:val="p"/>
                  </m:rPr>
                  <w:rPr>
                    <w:rFonts w:ascii="Cambria Math" w:hAnsi="Cambria Math"/>
                  </w:rPr>
                  <m:t>0.0000000001+</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x(t)</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π*i</m:t>
                        </m:r>
                      </m:num>
                      <m:den>
                        <m:r>
                          <m:rPr>
                            <m:sty m:val="p"/>
                          </m:rPr>
                          <w:rPr>
                            <w:rFonts w:ascii="Cambria Math" w:hAnsi="Cambria Math"/>
                          </w:rPr>
                          <m:t>T</m:t>
                        </m:r>
                      </m:den>
                    </m:f>
                  </m:e>
                  <m:sup>
                    <m:r>
                      <m:rPr>
                        <m:sty m:val="p"/>
                      </m:rPr>
                      <w:rPr>
                        <w:rFonts w:ascii="Cambria Math" w:hAnsi="Cambria Math"/>
                      </w:rPr>
                      <m:t>0,6</m:t>
                    </m:r>
                  </m:sup>
                </m:sSup>
              </m:e>
            </m:d>
          </m:e>
        </m:func>
        <m:r>
          <m:rPr>
            <m:sty m:val="p"/>
          </m:rPr>
          <w:rPr>
            <w:rFonts w:ascii="Cambria Math" w:hAnsi="Cambria Math"/>
          </w:rPr>
          <w:br/>
        </m:r>
      </m:oMath>
    </w:p>
    <w:p w:rsidR="00E72E4B" w:rsidRDefault="00E72E4B" w:rsidP="00E72E4B">
      <w:pPr>
        <w:jc w:val="right"/>
        <w:rPr>
          <w:rFonts w:eastAsiaTheme="minorEastAsia"/>
          <w:noProof/>
        </w:rPr>
      </w:pPr>
      <w:r>
        <w:rPr>
          <w:rFonts w:eastAsiaTheme="minorEastAsia"/>
          <w:noProof/>
        </w:rPr>
        <w:t>Echelle logarithmique pour</w:t>
      </w:r>
      <w:r>
        <w:rPr>
          <w:rFonts w:eastAsiaTheme="minorEastAsia"/>
          <w:noProof/>
        </w:rPr>
        <w:tab/>
      </w:r>
      <w:r>
        <w:rPr>
          <w:rFonts w:eastAsiaTheme="minorEastAsia"/>
          <w:noProof/>
        </w:rPr>
        <w:tab/>
        <w:t>Pondération pour réduire l’importance</w:t>
      </w:r>
      <w:r>
        <w:rPr>
          <w:rFonts w:eastAsiaTheme="minorEastAsia"/>
          <w:noProof/>
        </w:rPr>
        <w:br/>
      </w:r>
      <w:r w:rsidR="00C0322F">
        <w:rPr>
          <w:rFonts w:eastAsiaTheme="minorEastAsia"/>
          <w:noProof/>
        </w:rPr>
        <w:t>réduire la dynamique</w:t>
      </w:r>
      <w:r w:rsidR="00C0322F">
        <w:rPr>
          <w:rFonts w:eastAsiaTheme="minorEastAsia"/>
          <w:noProof/>
        </w:rPr>
        <w:tab/>
      </w:r>
      <w:r w:rsidR="00C0322F">
        <w:rPr>
          <w:rFonts w:eastAsiaTheme="minorEastAsia"/>
          <w:noProof/>
        </w:rPr>
        <w:tab/>
      </w:r>
      <w:r w:rsidR="00C0322F">
        <w:rPr>
          <w:rFonts w:eastAsiaTheme="minorEastAsia"/>
          <w:noProof/>
        </w:rPr>
        <w:tab/>
      </w:r>
      <w:r w:rsidR="00C0322F">
        <w:rPr>
          <w:rFonts w:eastAsiaTheme="minorEastAsia"/>
          <w:noProof/>
        </w:rPr>
        <w:tab/>
        <w:t xml:space="preserve">   </w:t>
      </w:r>
      <w:r>
        <w:rPr>
          <w:rFonts w:eastAsiaTheme="minorEastAsia"/>
          <w:noProof/>
        </w:rPr>
        <w:t>des basses fréquences</w:t>
      </w:r>
      <w:r w:rsidR="00C0322F">
        <w:rPr>
          <w:rFonts w:eastAsiaTheme="minorEastAsia"/>
          <w:noProof/>
        </w:rPr>
        <w:tab/>
      </w:r>
    </w:p>
    <w:p w:rsidR="00EC6618" w:rsidRDefault="00EC6618" w:rsidP="00E72E4B">
      <w:pPr>
        <w:rPr>
          <w:rFonts w:eastAsiaTheme="minorEastAsia"/>
        </w:rPr>
      </w:pPr>
    </w:p>
    <w:p w:rsidR="00C0322F" w:rsidRDefault="003E6413">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 xml:space="preserve">e </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x(t)</m:t>
                        </m:r>
                      </m:e>
                    </m:d>
                  </m:e>
                  <m:sub>
                    <m:r>
                      <m:rPr>
                        <m:sty m:val="p"/>
                      </m:rPr>
                      <w:rPr>
                        <w:rFonts w:ascii="Cambria Math" w:hAnsi="Cambria Math"/>
                      </w:rPr>
                      <m:t>2</m:t>
                    </m:r>
                  </m:sub>
                </m:sSub>
                <m:r>
                  <m:rPr>
                    <m:sty m:val="p"/>
                  </m:rPr>
                  <w:rPr>
                    <w:rFonts w:ascii="Cambria Math" w:eastAsiaTheme="minorEastAsia" w:hAnsi="Cambria Math"/>
                  </w:rPr>
                  <m:t xml:space="preserve"> la fonction pour récupérer la norme du point u </m:t>
                </m:r>
              </m:e>
            </m:eqArr>
          </m:e>
        </m:d>
      </m:oMath>
    </w:p>
    <w:p w:rsidR="00FB038B" w:rsidRPr="00BA688A" w:rsidRDefault="00FB038B">
      <w:pPr>
        <w:rPr>
          <w:rFonts w:eastAsiaTheme="minorEastAsia"/>
        </w:rPr>
      </w:pPr>
    </w:p>
    <w:p w:rsidR="00AA15B5" w:rsidRDefault="00BA688A" w:rsidP="00D10023">
      <w:pPr>
        <w:pStyle w:val="Heading3"/>
      </w:pPr>
      <w:bookmarkStart w:id="40" w:name="_Toc345505016"/>
      <w:r>
        <w:t>Echelle de Mel</w:t>
      </w:r>
      <w:r w:rsidR="005D7FDB">
        <w:t xml:space="preserve"> et banc de filtre</w:t>
      </w:r>
      <w:bookmarkEnd w:id="40"/>
    </w:p>
    <w:p w:rsidR="00AA15B5" w:rsidRDefault="00AA15B5" w:rsidP="00AA15B5">
      <w:pPr>
        <w:pStyle w:val="Heading4"/>
        <w:numPr>
          <w:ilvl w:val="0"/>
          <w:numId w:val="4"/>
        </w:numPr>
      </w:pPr>
      <w:r>
        <w:t>Echelle de Mel :</w:t>
      </w:r>
    </w:p>
    <w:p w:rsidR="005D7FDB" w:rsidRDefault="00EB79E1" w:rsidP="00207028">
      <w:r>
        <w:t>L’échelle de Mel a pour but de r</w:t>
      </w:r>
      <w:r w:rsidR="005D7FDB">
        <w:t>éduire l’im</w:t>
      </w:r>
      <w:r>
        <w:t xml:space="preserve">portance des hautes fréquences qui sont </w:t>
      </w:r>
      <w:r w:rsidR="005D7FDB">
        <w:t xml:space="preserve">moins finement perçues par l’oreille </w:t>
      </w:r>
      <w:r>
        <w:t xml:space="preserve">humaine. En effet, </w:t>
      </w:r>
      <w:r w:rsidR="00EC4E15">
        <w:t>l'intensité de la perception d'un stimulus n'augmente pas linéairement en fonction de sa puissance mais de façon exponentielle</w:t>
      </w:r>
      <w:r>
        <w:t>.</w:t>
      </w:r>
      <w:r>
        <w:br/>
        <w:t>L’échelle de Mel permet donc de passer de la fréquence du signal d’entrée (en Hz) à une fréquence (en Mel) plus représentative de l’audition humaine et en suivant la formule :</w:t>
      </w:r>
    </w:p>
    <w:p w:rsidR="00207028" w:rsidRDefault="00207028" w:rsidP="00207028">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1000</m:t>
              </m:r>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e>
                  </m:d>
                </m:e>
              </m:func>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1000</m:t>
                      </m:r>
                    </m:den>
                  </m:f>
                </m:e>
              </m:d>
            </m:e>
          </m:func>
        </m:oMath>
      </m:oMathPara>
    </w:p>
    <w:p w:rsidR="00FB038B" w:rsidRDefault="00207028" w:rsidP="00235D0B">
      <w:pPr>
        <w:rPr>
          <w:rFonts w:eastAsiaTheme="minorEastAsia"/>
        </w:rPr>
      </w:pPr>
      <w:r>
        <w:rPr>
          <w:rFonts w:eastAsiaTheme="minorEastAsia"/>
        </w:rPr>
        <w:t xml:space="preserve">Où F est </w:t>
      </w:r>
      <w:r w:rsidR="00115C7B">
        <w:rPr>
          <w:rFonts w:eastAsiaTheme="minorEastAsia"/>
        </w:rPr>
        <w:t>la fréquence du signal d’entrée au point considéré.</w:t>
      </w:r>
    </w:p>
    <w:p w:rsidR="00FB038B" w:rsidRDefault="00FB038B">
      <w:pPr>
        <w:rPr>
          <w:rFonts w:eastAsiaTheme="minorEastAsia"/>
        </w:rPr>
      </w:pPr>
      <w:r>
        <w:rPr>
          <w:rFonts w:eastAsiaTheme="minorEastAsia"/>
        </w:rPr>
        <w:br w:type="page"/>
      </w:r>
    </w:p>
    <w:p w:rsidR="00235D0B" w:rsidRPr="00235D0B" w:rsidRDefault="00C931A7" w:rsidP="00235D0B">
      <w:r>
        <w:rPr>
          <w:rFonts w:eastAsiaTheme="minorEastAsia"/>
        </w:rPr>
        <w:lastRenderedPageBreak/>
        <w:t>Ceci donne la courbe suivante :</w:t>
      </w:r>
    </w:p>
    <w:p w:rsidR="005D7FDB" w:rsidRDefault="00D661C7" w:rsidP="00207028">
      <w:pPr>
        <w:jc w:val="center"/>
      </w:pPr>
      <w:r w:rsidRPr="00D661C7">
        <w:rPr>
          <w:noProof/>
          <w:lang w:eastAsia="fr-FR"/>
        </w:rPr>
        <w:drawing>
          <wp:inline distT="0" distB="0" distL="0" distR="0">
            <wp:extent cx="4372812" cy="2497873"/>
            <wp:effectExtent l="19050" t="0" r="27738"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5D7FDB" w:rsidRPr="005D7FDB">
        <w:t xml:space="preserve"> </w:t>
      </w:r>
      <w:r w:rsidR="00AA15B5">
        <w:br/>
      </w:r>
    </w:p>
    <w:p w:rsidR="00AA15B5" w:rsidRDefault="00AA15B5" w:rsidP="005D7FDB">
      <w:pPr>
        <w:pStyle w:val="Heading4"/>
        <w:numPr>
          <w:ilvl w:val="0"/>
          <w:numId w:val="4"/>
        </w:numPr>
      </w:pPr>
      <w:r>
        <w:t>Banc de filtre :</w:t>
      </w:r>
    </w:p>
    <w:p w:rsidR="00BF04B9" w:rsidRDefault="00067E75" w:rsidP="00AA15B5">
      <w:r>
        <w:t>Le banc de filtre sert quant à lui à r</w:t>
      </w:r>
      <w:r w:rsidR="005D7FDB">
        <w:t xml:space="preserve">éduire le nombre de fréquences considérées à 20 </w:t>
      </w:r>
      <w:r>
        <w:t>valeurs possibles</w:t>
      </w:r>
      <w:r w:rsidR="00A20A28">
        <w:t xml:space="preserve"> tout en respectant l’échelle de Mel.</w:t>
      </w:r>
      <w:r w:rsidR="00BF04B9">
        <w:br/>
        <w:t>Pourtant l'utilisation de cette unité n'est pas suffisante. Pour avoir une largeur de bande relative qui reste constante, le banc de filtres est construit à partir de filtres triangulaires positionnés uniformément sur l'échelle Mel donc non uniformément sur l'échelle fréquentielle</w:t>
      </w:r>
      <w:r w:rsidR="00A20A28">
        <w:t>.</w:t>
      </w:r>
      <w:r w:rsidR="00A20A28">
        <w:br/>
        <w:t>Ce qui nous donne la courbe suivante :</w:t>
      </w:r>
    </w:p>
    <w:p w:rsidR="005D7FDB" w:rsidRPr="00BA688A" w:rsidRDefault="00067E75" w:rsidP="003076C3">
      <w:pPr>
        <w:jc w:val="center"/>
      </w:pPr>
      <w:r>
        <w:rPr>
          <w:noProof/>
          <w:lang w:eastAsia="fr-FR"/>
        </w:rPr>
        <w:drawing>
          <wp:inline distT="0" distB="0" distL="0" distR="0">
            <wp:extent cx="4368590" cy="151525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70755" cy="1516010"/>
                    </a:xfrm>
                    <a:prstGeom prst="rect">
                      <a:avLst/>
                    </a:prstGeom>
                    <a:noFill/>
                  </pic:spPr>
                </pic:pic>
              </a:graphicData>
            </a:graphic>
          </wp:inline>
        </w:drawing>
      </w:r>
    </w:p>
    <w:p w:rsidR="006136F3" w:rsidRPr="007B2AD6" w:rsidRDefault="00223437" w:rsidP="006136F3">
      <w:pPr>
        <w:pStyle w:val="Heading3"/>
      </w:pPr>
      <w:bookmarkStart w:id="41" w:name="_Toc345505017"/>
      <w:r>
        <w:t xml:space="preserve">Reconstitution du </w:t>
      </w:r>
      <w:r w:rsidR="00927F69">
        <w:t>spectrogramme</w:t>
      </w:r>
      <w:bookmarkEnd w:id="41"/>
    </w:p>
    <w:p w:rsidR="00D04ED9" w:rsidRDefault="006D1D25" w:rsidP="006136F3">
      <w:r>
        <w:t xml:space="preserve">La reconstitution du spectrogramme consiste </w:t>
      </w:r>
      <w:r w:rsidR="00927F69">
        <w:t>à regrouper</w:t>
      </w:r>
      <w:r w:rsidR="00E10FE4">
        <w:t xml:space="preserve"> dans une matrice</w:t>
      </w:r>
      <w:r w:rsidR="00927F69">
        <w:t xml:space="preserve"> </w:t>
      </w:r>
      <w:r>
        <w:t xml:space="preserve">l’intégralité des </w:t>
      </w:r>
      <w:r w:rsidR="00E10FE4">
        <w:t>transformées de Fourier obtenues et modifiées pour chaque instant du signal. L</w:t>
      </w:r>
      <w:r w:rsidR="00937A1C">
        <w:t>e</w:t>
      </w:r>
      <w:r w:rsidR="00E10FE4">
        <w:t>s lignes</w:t>
      </w:r>
      <w:r w:rsidR="00937A1C">
        <w:t xml:space="preserve"> de la matrice représentent l’évolution en</w:t>
      </w:r>
      <w:r w:rsidR="00E10FE4">
        <w:t xml:space="preserve"> fr</w:t>
      </w:r>
      <w:r w:rsidR="00937A1C">
        <w:t>é</w:t>
      </w:r>
      <w:r w:rsidR="00E10FE4">
        <w:t>q</w:t>
      </w:r>
      <w:r w:rsidR="00937A1C">
        <w:t>uence</w:t>
      </w:r>
      <w:r w:rsidR="00E10FE4">
        <w:t xml:space="preserve">, </w:t>
      </w:r>
      <w:r w:rsidR="00937A1C">
        <w:t xml:space="preserve">les </w:t>
      </w:r>
      <w:r w:rsidR="00E10FE4">
        <w:t xml:space="preserve">colonnes </w:t>
      </w:r>
      <w:r w:rsidR="00937A1C">
        <w:t xml:space="preserve">l’évolution en </w:t>
      </w:r>
      <w:r w:rsidR="00E10FE4">
        <w:t>t</w:t>
      </w:r>
      <w:r w:rsidR="00937A1C">
        <w:t>e</w:t>
      </w:r>
      <w:r w:rsidR="00E10FE4">
        <w:t xml:space="preserve">mps, </w:t>
      </w:r>
      <w:r w:rsidR="00937A1C">
        <w:t xml:space="preserve">et </w:t>
      </w:r>
      <w:r w:rsidR="00DC301C">
        <w:t xml:space="preserve">la </w:t>
      </w:r>
      <w:r w:rsidR="00E10FE4">
        <w:t>val</w:t>
      </w:r>
      <w:r w:rsidR="00DC301C">
        <w:t xml:space="preserve">eur de chaque case </w:t>
      </w:r>
      <w:r w:rsidR="0027101C">
        <w:t>représente</w:t>
      </w:r>
      <w:r w:rsidR="00DC301C">
        <w:t xml:space="preserve"> l’</w:t>
      </w:r>
      <w:r w:rsidR="00E10FE4">
        <w:t>ampl</w:t>
      </w:r>
      <w:r w:rsidR="00DC301C">
        <w:t>itude de la transformée de Fourier au temps et à la fréquence donnée.</w:t>
      </w:r>
    </w:p>
    <w:p w:rsidR="00D04ED9" w:rsidRDefault="00D04ED9">
      <w:r>
        <w:br w:type="page"/>
      </w:r>
    </w:p>
    <w:p w:rsidR="00004D4E" w:rsidRDefault="00004D4E" w:rsidP="006136F3">
      <w:r>
        <w:lastRenderedPageBreak/>
        <w:t>Spectrogramme obtenu avant filtrage par l’échelle de Mel :</w:t>
      </w:r>
    </w:p>
    <w:p w:rsidR="004D1BD9" w:rsidRDefault="004D1BD9" w:rsidP="004D1BD9">
      <w:pPr>
        <w:jc w:val="center"/>
      </w:pPr>
      <w:r>
        <w:rPr>
          <w:noProof/>
          <w:lang w:eastAsia="fr-FR"/>
        </w:rPr>
        <w:drawing>
          <wp:inline distT="0" distB="0" distL="0" distR="0">
            <wp:extent cx="2752293" cy="1397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752293" cy="1397620"/>
                    </a:xfrm>
                    <a:prstGeom prst="rect">
                      <a:avLst/>
                    </a:prstGeom>
                    <a:noFill/>
                    <a:ln w="9525">
                      <a:noFill/>
                      <a:miter lim="800000"/>
                      <a:headEnd/>
                      <a:tailEnd/>
                    </a:ln>
                  </pic:spPr>
                </pic:pic>
              </a:graphicData>
            </a:graphic>
          </wp:inline>
        </w:drawing>
      </w:r>
    </w:p>
    <w:p w:rsidR="00004D4E" w:rsidRDefault="00ED6589" w:rsidP="00004D4E">
      <w:r>
        <w:t>Le même s</w:t>
      </w:r>
      <w:r w:rsidR="00004D4E">
        <w:t>pectrogramme obtenu après filtrage par l’échelle de Mel :</w:t>
      </w:r>
    </w:p>
    <w:p w:rsidR="00786D1D" w:rsidRDefault="00004D4E" w:rsidP="004D1BD9">
      <w:pPr>
        <w:jc w:val="center"/>
      </w:pPr>
      <w:r>
        <w:rPr>
          <w:noProof/>
          <w:lang w:eastAsia="fr-FR"/>
        </w:rPr>
        <w:drawing>
          <wp:inline distT="0" distB="0" distL="0" distR="0">
            <wp:extent cx="2872420" cy="721112"/>
            <wp:effectExtent l="19050" t="0" r="41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2873312" cy="721336"/>
                    </a:xfrm>
                    <a:prstGeom prst="rect">
                      <a:avLst/>
                    </a:prstGeom>
                    <a:noFill/>
                    <a:ln w="9525">
                      <a:noFill/>
                      <a:miter lim="800000"/>
                      <a:headEnd/>
                      <a:tailEnd/>
                    </a:ln>
                  </pic:spPr>
                </pic:pic>
              </a:graphicData>
            </a:graphic>
          </wp:inline>
        </w:drawing>
      </w:r>
    </w:p>
    <w:p w:rsidR="00320C59" w:rsidRDefault="00ED6589" w:rsidP="00320C59">
      <w:r>
        <w:t xml:space="preserve">Nous pouvons facilement voir ici </w:t>
      </w:r>
      <w:r w:rsidR="00D8257F">
        <w:t xml:space="preserve">la correspondance entre les deux spectrogrammes. De plus, nous pouvons voir que </w:t>
      </w:r>
      <w:r w:rsidR="008B1ED3">
        <w:t>deux mots identiques on bien la même allure sur le spectrogramme.</w:t>
      </w:r>
    </w:p>
    <w:p w:rsidR="00004D4E" w:rsidRDefault="00004D4E" w:rsidP="004D1BD9">
      <w:pPr>
        <w:jc w:val="center"/>
      </w:pPr>
    </w:p>
    <w:p w:rsidR="008A6341" w:rsidRDefault="00114BDA" w:rsidP="008A6341">
      <w:pPr>
        <w:pStyle w:val="Heading1"/>
      </w:pPr>
      <w:r w:rsidRPr="007B2AD6">
        <w:br w:type="page"/>
      </w:r>
      <w:bookmarkStart w:id="42" w:name="_Toc345505018"/>
      <w:r w:rsidR="008A6341">
        <w:lastRenderedPageBreak/>
        <w:t>Apprentissage</w:t>
      </w:r>
      <w:r w:rsidR="00257332">
        <w:t xml:space="preserve"> et comparaison</w:t>
      </w:r>
      <w:bookmarkEnd w:id="42"/>
    </w:p>
    <w:p w:rsidR="008A6341" w:rsidRDefault="008A6341" w:rsidP="008A6341">
      <w:pPr>
        <w:rPr>
          <w:kern w:val="28"/>
        </w:rPr>
      </w:pPr>
    </w:p>
    <w:p w:rsidR="008A6341" w:rsidRDefault="008A6341" w:rsidP="00051F73">
      <w:pPr>
        <w:pStyle w:val="Heading2"/>
        <w:numPr>
          <w:ilvl w:val="0"/>
          <w:numId w:val="5"/>
        </w:numPr>
        <w:rPr>
          <w:kern w:val="28"/>
        </w:rPr>
      </w:pPr>
      <w:bookmarkStart w:id="43" w:name="_Toc345505019"/>
      <w:r>
        <w:rPr>
          <w:kern w:val="28"/>
        </w:rPr>
        <w:t>Ce qui existe</w:t>
      </w:r>
      <w:bookmarkEnd w:id="43"/>
    </w:p>
    <w:p w:rsidR="008A6341" w:rsidRDefault="008A6341" w:rsidP="008A6341"/>
    <w:p w:rsidR="00257332" w:rsidRDefault="00257332" w:rsidP="00051F73">
      <w:pPr>
        <w:pStyle w:val="Heading3"/>
      </w:pPr>
      <w:bookmarkStart w:id="44" w:name="_Toc345505020"/>
      <w:r>
        <w:t>Apprentissage</w:t>
      </w:r>
      <w:bookmarkEnd w:id="44"/>
    </w:p>
    <w:p w:rsidR="00417878" w:rsidRDefault="00417878" w:rsidP="00417878">
      <w:pPr>
        <w:pStyle w:val="Heading4"/>
        <w:ind w:left="708"/>
      </w:pPr>
      <w:r>
        <w:t>Réseaux de neurones artificiels</w:t>
      </w:r>
    </w:p>
    <w:p w:rsidR="00417878" w:rsidRDefault="00417878" w:rsidP="00417878"/>
    <w:p w:rsidR="00417878" w:rsidRPr="00417878" w:rsidRDefault="00417878" w:rsidP="00417878"/>
    <w:p w:rsidR="006B1F50" w:rsidRDefault="00051F73" w:rsidP="00257332">
      <w:pPr>
        <w:pStyle w:val="Heading4"/>
        <w:ind w:left="708"/>
      </w:pPr>
      <w:r>
        <w:t xml:space="preserve">Modèle de </w:t>
      </w:r>
      <w:r w:rsidR="006B1F50">
        <w:t>Markov caché</w:t>
      </w:r>
    </w:p>
    <w:p w:rsidR="00257332" w:rsidRPr="00257332" w:rsidRDefault="00257332" w:rsidP="00257332"/>
    <w:p w:rsidR="00051F73" w:rsidRPr="00051F73" w:rsidRDefault="00051F73" w:rsidP="00051F73"/>
    <w:p w:rsidR="006B1F50" w:rsidRDefault="00257332" w:rsidP="00051F73">
      <w:pPr>
        <w:pStyle w:val="Heading3"/>
      </w:pPr>
      <w:bookmarkStart w:id="45" w:name="_Toc345505021"/>
      <w:r>
        <w:t xml:space="preserve">Comparaison : </w:t>
      </w:r>
      <w:r w:rsidR="006B1F50">
        <w:t>Dynamic Time Warping</w:t>
      </w:r>
      <w:bookmarkEnd w:id="45"/>
    </w:p>
    <w:p w:rsidR="00051F73" w:rsidRDefault="00051F73" w:rsidP="00051F73"/>
    <w:p w:rsidR="00051F73" w:rsidRPr="00051F73" w:rsidRDefault="00051F73" w:rsidP="00051F73"/>
    <w:p w:rsidR="008A6341" w:rsidRPr="008A6341" w:rsidRDefault="008A6341" w:rsidP="008A6341"/>
    <w:p w:rsidR="008A6341" w:rsidRDefault="008A6341" w:rsidP="00051F73">
      <w:pPr>
        <w:pStyle w:val="Heading2"/>
        <w:numPr>
          <w:ilvl w:val="0"/>
          <w:numId w:val="5"/>
        </w:numPr>
        <w:rPr>
          <w:kern w:val="28"/>
        </w:rPr>
      </w:pPr>
      <w:bookmarkStart w:id="46" w:name="_Toc345505022"/>
      <w:r>
        <w:rPr>
          <w:kern w:val="28"/>
        </w:rPr>
        <w:t>Passage à la pratique</w:t>
      </w:r>
      <w:bookmarkEnd w:id="46"/>
    </w:p>
    <w:p w:rsidR="008A6341" w:rsidRDefault="008A6341" w:rsidP="008A6341">
      <w:pPr>
        <w:rPr>
          <w:kern w:val="28"/>
        </w:rPr>
      </w:pPr>
      <w:r>
        <w:rPr>
          <w:kern w:val="28"/>
        </w:rPr>
        <w:br w:type="page"/>
      </w:r>
    </w:p>
    <w:p w:rsidR="00211250" w:rsidRDefault="00211250" w:rsidP="00211250">
      <w:pPr>
        <w:pStyle w:val="Heading1"/>
      </w:pPr>
      <w:bookmarkStart w:id="47" w:name="_Toc345505023"/>
      <w:r>
        <w:lastRenderedPageBreak/>
        <w:t>Interface Homme Machine</w:t>
      </w:r>
      <w:bookmarkEnd w:id="47"/>
      <w:r>
        <w:br w:type="page"/>
      </w:r>
    </w:p>
    <w:p w:rsidR="002B2070" w:rsidRPr="007B2AD6" w:rsidRDefault="004D0082" w:rsidP="004D0082">
      <w:pPr>
        <w:pStyle w:val="Heading1"/>
      </w:pPr>
      <w:bookmarkStart w:id="48" w:name="_Toc345505024"/>
      <w:r w:rsidRPr="007B2AD6">
        <w:lastRenderedPageBreak/>
        <w:t>Conclusion</w:t>
      </w:r>
      <w:bookmarkEnd w:id="48"/>
    </w:p>
    <w:sectPr w:rsidR="002B2070" w:rsidRPr="007B2AD6" w:rsidSect="00AD16DA">
      <w:headerReference w:type="default" r:id="rId17"/>
      <w:footerReference w:type="default" r:id="rId18"/>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Guenon" w:date="2013-01-09T15:14:00Z" w:initials="G">
    <w:p w:rsidR="002A7A87" w:rsidRDefault="002A7A87">
      <w:pPr>
        <w:pStyle w:val="CommentText"/>
      </w:pPr>
      <w:r>
        <w:rPr>
          <w:rStyle w:val="CommentReference"/>
        </w:rPr>
        <w:annotationRef/>
      </w:r>
      <w:r>
        <w:t xml:space="preserve">A </w:t>
      </w:r>
      <w:r w:rsidR="00A22A64">
        <w:t>compléter</w:t>
      </w:r>
      <w:r>
        <w:t xml:space="preserve"> plus tard, quand on aura fini de le bidouiller pour le jeu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1EEB" w:rsidRDefault="00DB1EEB" w:rsidP="00E72E4B">
      <w:pPr>
        <w:spacing w:after="0" w:line="240" w:lineRule="auto"/>
      </w:pPr>
      <w:r>
        <w:separator/>
      </w:r>
    </w:p>
  </w:endnote>
  <w:endnote w:type="continuationSeparator" w:id="0">
    <w:p w:rsidR="00DB1EEB" w:rsidRDefault="00DB1EEB" w:rsidP="00E72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9"/>
      <w:gridCol w:w="1009"/>
      <w:gridCol w:w="4140"/>
    </w:tblGrid>
    <w:tr w:rsidR="00411202">
      <w:trPr>
        <w:trHeight w:val="151"/>
      </w:trPr>
      <w:tc>
        <w:tcPr>
          <w:tcW w:w="2250" w:type="pct"/>
          <w:tcBorders>
            <w:bottom w:val="single" w:sz="4" w:space="0" w:color="4F81BD" w:themeColor="accent1"/>
          </w:tcBorders>
        </w:tcPr>
        <w:p w:rsidR="00411202" w:rsidRDefault="00411202">
          <w:pPr>
            <w:pStyle w:val="Header"/>
            <w:rPr>
              <w:rFonts w:asciiTheme="majorHAnsi" w:eastAsiaTheme="majorEastAsia" w:hAnsiTheme="majorHAnsi" w:cstheme="majorBidi"/>
              <w:b/>
              <w:bCs/>
            </w:rPr>
          </w:pPr>
        </w:p>
      </w:tc>
      <w:tc>
        <w:tcPr>
          <w:tcW w:w="500" w:type="pct"/>
          <w:vMerge w:val="restart"/>
          <w:noWrap/>
          <w:vAlign w:val="center"/>
        </w:tcPr>
        <w:p w:rsidR="00411202" w:rsidRDefault="00411202">
          <w:pPr>
            <w:pStyle w:val="NoSpacing"/>
            <w:rPr>
              <w:rFonts w:asciiTheme="majorHAnsi" w:hAnsiTheme="majorHAnsi"/>
            </w:rPr>
          </w:pPr>
          <w:r>
            <w:rPr>
              <w:rFonts w:asciiTheme="majorHAnsi" w:hAnsiTheme="majorHAnsi"/>
              <w:b/>
            </w:rPr>
            <w:t xml:space="preserve">Page </w:t>
          </w:r>
          <w:fldSimple w:instr=" PAGE  \* MERGEFORMAT ">
            <w:r w:rsidR="00417878" w:rsidRPr="00417878">
              <w:rPr>
                <w:rFonts w:asciiTheme="majorHAnsi" w:hAnsiTheme="majorHAnsi"/>
                <w:b/>
                <w:noProof/>
              </w:rPr>
              <w:t>10</w:t>
            </w:r>
          </w:fldSimple>
        </w:p>
      </w:tc>
      <w:tc>
        <w:tcPr>
          <w:tcW w:w="2250" w:type="pct"/>
          <w:tcBorders>
            <w:bottom w:val="single" w:sz="4" w:space="0" w:color="4F81BD" w:themeColor="accent1"/>
          </w:tcBorders>
        </w:tcPr>
        <w:p w:rsidR="00411202" w:rsidRDefault="00411202">
          <w:pPr>
            <w:pStyle w:val="Header"/>
            <w:rPr>
              <w:rFonts w:asciiTheme="majorHAnsi" w:eastAsiaTheme="majorEastAsia" w:hAnsiTheme="majorHAnsi" w:cstheme="majorBidi"/>
              <w:b/>
              <w:bCs/>
            </w:rPr>
          </w:pPr>
        </w:p>
      </w:tc>
    </w:tr>
    <w:tr w:rsidR="00411202">
      <w:trPr>
        <w:trHeight w:val="150"/>
      </w:trPr>
      <w:tc>
        <w:tcPr>
          <w:tcW w:w="2250" w:type="pct"/>
          <w:tcBorders>
            <w:top w:val="single" w:sz="4" w:space="0" w:color="4F81BD" w:themeColor="accent1"/>
          </w:tcBorders>
        </w:tcPr>
        <w:p w:rsidR="00411202" w:rsidRDefault="00411202">
          <w:pPr>
            <w:pStyle w:val="Header"/>
            <w:rPr>
              <w:rFonts w:asciiTheme="majorHAnsi" w:eastAsiaTheme="majorEastAsia" w:hAnsiTheme="majorHAnsi" w:cstheme="majorBidi"/>
              <w:b/>
              <w:bCs/>
            </w:rPr>
          </w:pPr>
        </w:p>
      </w:tc>
      <w:tc>
        <w:tcPr>
          <w:tcW w:w="500" w:type="pct"/>
          <w:vMerge/>
        </w:tcPr>
        <w:p w:rsidR="00411202" w:rsidRDefault="0041120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11202" w:rsidRDefault="00411202">
          <w:pPr>
            <w:pStyle w:val="Header"/>
            <w:rPr>
              <w:rFonts w:asciiTheme="majorHAnsi" w:eastAsiaTheme="majorEastAsia" w:hAnsiTheme="majorHAnsi" w:cstheme="majorBidi"/>
              <w:b/>
              <w:bCs/>
            </w:rPr>
          </w:pPr>
        </w:p>
      </w:tc>
    </w:tr>
  </w:tbl>
  <w:p w:rsidR="00411202" w:rsidRDefault="004112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1EEB" w:rsidRDefault="00DB1EEB" w:rsidP="00E72E4B">
      <w:pPr>
        <w:spacing w:after="0" w:line="240" w:lineRule="auto"/>
      </w:pPr>
      <w:r>
        <w:separator/>
      </w:r>
    </w:p>
  </w:footnote>
  <w:footnote w:type="continuationSeparator" w:id="0">
    <w:p w:rsidR="00DB1EEB" w:rsidRDefault="00DB1EEB" w:rsidP="00E72E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placeholder>
        <w:docPart w:val="A46802BA58774381B6BC5678EF89E0AB"/>
      </w:placeholder>
      <w:dataBinding w:prefixMappings="xmlns:ns0='http://schemas.openxmlformats.org/package/2006/metadata/core-properties' xmlns:ns1='http://purl.org/dc/elements/1.1/'" w:xpath="/ns0:coreProperties[1]/ns1:title[1]" w:storeItemID="{6C3C8BC8-F283-45AE-878A-BAB7291924A1}"/>
      <w:text/>
    </w:sdtPr>
    <w:sdtContent>
      <w:p w:rsidR="00411202" w:rsidRPr="005A4B8C" w:rsidRDefault="00411202" w:rsidP="005A4B8C">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Reconnaissance de mots</w:t>
        </w:r>
      </w:p>
    </w:sdtContent>
  </w:sdt>
  <w:sdt>
    <w:sdtPr>
      <w:rPr>
        <w:color w:val="808080" w:themeColor="text1" w:themeTint="7F"/>
      </w:rPr>
      <w:alias w:val="Author"/>
      <w:id w:val="77807658"/>
      <w:placeholder>
        <w:docPart w:val="25ACB125A1D14C28854C82A76E85AD12"/>
      </w:placeholder>
      <w:dataBinding w:prefixMappings="xmlns:ns0='http://schemas.openxmlformats.org/package/2006/metadata/core-properties' xmlns:ns1='http://purl.org/dc/elements/1.1/'" w:xpath="/ns0:coreProperties[1]/ns1:creator[1]" w:storeItemID="{6C3C8BC8-F283-45AE-878A-BAB7291924A1}"/>
      <w:text/>
    </w:sdtPr>
    <w:sdtContent>
      <w:p w:rsidR="00411202" w:rsidRDefault="00411202" w:rsidP="005A4B8C">
        <w:pPr>
          <w:pStyle w:val="Header"/>
          <w:pBdr>
            <w:bottom w:val="single" w:sz="4" w:space="1" w:color="A5A5A5" w:themeColor="background1" w:themeShade="A5"/>
          </w:pBdr>
          <w:tabs>
            <w:tab w:val="left" w:pos="2580"/>
            <w:tab w:val="left" w:pos="2985"/>
          </w:tabs>
          <w:spacing w:after="120" w:line="276" w:lineRule="auto"/>
          <w:jc w:val="center"/>
          <w:rPr>
            <w:color w:val="808080" w:themeColor="text1" w:themeTint="7F"/>
          </w:rPr>
        </w:pPr>
        <w:r>
          <w:rPr>
            <w:color w:val="808080" w:themeColor="text1" w:themeTint="7F"/>
          </w:rPr>
          <w:t>Guénon Marie, Achard Jean-Paul, Favreau Jean-Dominique</w:t>
        </w:r>
      </w:p>
    </w:sdtContent>
  </w:sdt>
  <w:p w:rsidR="00411202" w:rsidRDefault="004112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C6E0C"/>
    <w:multiLevelType w:val="hybridMultilevel"/>
    <w:tmpl w:val="62BC5F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E9533FD"/>
    <w:multiLevelType w:val="hybridMultilevel"/>
    <w:tmpl w:val="CB4228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6773F0D"/>
    <w:multiLevelType w:val="hybridMultilevel"/>
    <w:tmpl w:val="F98CF2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0DB4EF8"/>
    <w:multiLevelType w:val="hybridMultilevel"/>
    <w:tmpl w:val="92FC4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6C5A"/>
    <w:rsid w:val="0000009B"/>
    <w:rsid w:val="00001233"/>
    <w:rsid w:val="00004D4E"/>
    <w:rsid w:val="000337B3"/>
    <w:rsid w:val="000377AF"/>
    <w:rsid w:val="00050264"/>
    <w:rsid w:val="00051F73"/>
    <w:rsid w:val="000646AF"/>
    <w:rsid w:val="00067E75"/>
    <w:rsid w:val="000873FF"/>
    <w:rsid w:val="000A40FB"/>
    <w:rsid w:val="000C2AFE"/>
    <w:rsid w:val="000D430D"/>
    <w:rsid w:val="000F7ECF"/>
    <w:rsid w:val="00105062"/>
    <w:rsid w:val="00114BDA"/>
    <w:rsid w:val="00115C7B"/>
    <w:rsid w:val="00135E34"/>
    <w:rsid w:val="0013688F"/>
    <w:rsid w:val="00146FE7"/>
    <w:rsid w:val="00175F11"/>
    <w:rsid w:val="00183BC1"/>
    <w:rsid w:val="001C064E"/>
    <w:rsid w:val="001E36DF"/>
    <w:rsid w:val="001F7237"/>
    <w:rsid w:val="00200BA2"/>
    <w:rsid w:val="002015D0"/>
    <w:rsid w:val="00207028"/>
    <w:rsid w:val="00211250"/>
    <w:rsid w:val="00223437"/>
    <w:rsid w:val="00225766"/>
    <w:rsid w:val="00235D0B"/>
    <w:rsid w:val="00241E8B"/>
    <w:rsid w:val="00257332"/>
    <w:rsid w:val="002673DE"/>
    <w:rsid w:val="0027101C"/>
    <w:rsid w:val="002A16DE"/>
    <w:rsid w:val="002A7A87"/>
    <w:rsid w:val="002B2070"/>
    <w:rsid w:val="002B5AAC"/>
    <w:rsid w:val="002F725F"/>
    <w:rsid w:val="003076C3"/>
    <w:rsid w:val="00310550"/>
    <w:rsid w:val="00320C59"/>
    <w:rsid w:val="003600E1"/>
    <w:rsid w:val="003761D5"/>
    <w:rsid w:val="00390FE5"/>
    <w:rsid w:val="003B4A4C"/>
    <w:rsid w:val="003B738D"/>
    <w:rsid w:val="003D3662"/>
    <w:rsid w:val="003E6413"/>
    <w:rsid w:val="00411202"/>
    <w:rsid w:val="00417878"/>
    <w:rsid w:val="00486585"/>
    <w:rsid w:val="004D0082"/>
    <w:rsid w:val="004D1BD9"/>
    <w:rsid w:val="00507A8A"/>
    <w:rsid w:val="0054299B"/>
    <w:rsid w:val="00547945"/>
    <w:rsid w:val="00564DAF"/>
    <w:rsid w:val="005A4B8C"/>
    <w:rsid w:val="005A6C08"/>
    <w:rsid w:val="005D7FDB"/>
    <w:rsid w:val="006136F3"/>
    <w:rsid w:val="00627599"/>
    <w:rsid w:val="0066231E"/>
    <w:rsid w:val="006A239E"/>
    <w:rsid w:val="006B1F50"/>
    <w:rsid w:val="006B4CB4"/>
    <w:rsid w:val="006D1D25"/>
    <w:rsid w:val="006E7BD5"/>
    <w:rsid w:val="00701149"/>
    <w:rsid w:val="007051F2"/>
    <w:rsid w:val="00716097"/>
    <w:rsid w:val="00721CF1"/>
    <w:rsid w:val="007267B8"/>
    <w:rsid w:val="00730D49"/>
    <w:rsid w:val="00771904"/>
    <w:rsid w:val="00786D1D"/>
    <w:rsid w:val="00796E1A"/>
    <w:rsid w:val="007B2AD6"/>
    <w:rsid w:val="007D2B1C"/>
    <w:rsid w:val="007D75B5"/>
    <w:rsid w:val="00825F8A"/>
    <w:rsid w:val="00832341"/>
    <w:rsid w:val="008A2762"/>
    <w:rsid w:val="008A6341"/>
    <w:rsid w:val="008B1ED3"/>
    <w:rsid w:val="008B3282"/>
    <w:rsid w:val="008F0888"/>
    <w:rsid w:val="00927F69"/>
    <w:rsid w:val="00934F0F"/>
    <w:rsid w:val="00937A1C"/>
    <w:rsid w:val="00952AA6"/>
    <w:rsid w:val="00954C61"/>
    <w:rsid w:val="0096435D"/>
    <w:rsid w:val="009720C3"/>
    <w:rsid w:val="00991D95"/>
    <w:rsid w:val="009E0B17"/>
    <w:rsid w:val="009F7D10"/>
    <w:rsid w:val="00A20A28"/>
    <w:rsid w:val="00A22A64"/>
    <w:rsid w:val="00A360BE"/>
    <w:rsid w:val="00A47D34"/>
    <w:rsid w:val="00AA15B5"/>
    <w:rsid w:val="00AB6C5A"/>
    <w:rsid w:val="00AD16DA"/>
    <w:rsid w:val="00AD6B30"/>
    <w:rsid w:val="00AD76D6"/>
    <w:rsid w:val="00B16D65"/>
    <w:rsid w:val="00B336A0"/>
    <w:rsid w:val="00B535CE"/>
    <w:rsid w:val="00B808C4"/>
    <w:rsid w:val="00B90E1B"/>
    <w:rsid w:val="00BA688A"/>
    <w:rsid w:val="00BB6905"/>
    <w:rsid w:val="00BE3296"/>
    <w:rsid w:val="00BF04B9"/>
    <w:rsid w:val="00BF5C41"/>
    <w:rsid w:val="00C0322F"/>
    <w:rsid w:val="00C1043B"/>
    <w:rsid w:val="00C23A84"/>
    <w:rsid w:val="00C30F4E"/>
    <w:rsid w:val="00C76943"/>
    <w:rsid w:val="00C931A7"/>
    <w:rsid w:val="00CA430F"/>
    <w:rsid w:val="00CB7838"/>
    <w:rsid w:val="00CD47FE"/>
    <w:rsid w:val="00CE260A"/>
    <w:rsid w:val="00D04ED9"/>
    <w:rsid w:val="00D10023"/>
    <w:rsid w:val="00D16F8F"/>
    <w:rsid w:val="00D30781"/>
    <w:rsid w:val="00D40309"/>
    <w:rsid w:val="00D414D5"/>
    <w:rsid w:val="00D43EF3"/>
    <w:rsid w:val="00D456D7"/>
    <w:rsid w:val="00D52B75"/>
    <w:rsid w:val="00D661C7"/>
    <w:rsid w:val="00D73BA9"/>
    <w:rsid w:val="00D74C9E"/>
    <w:rsid w:val="00D763D1"/>
    <w:rsid w:val="00D8257F"/>
    <w:rsid w:val="00D94AA0"/>
    <w:rsid w:val="00DA1842"/>
    <w:rsid w:val="00DB16BB"/>
    <w:rsid w:val="00DB1EEB"/>
    <w:rsid w:val="00DC301C"/>
    <w:rsid w:val="00DC3F94"/>
    <w:rsid w:val="00DE6AA4"/>
    <w:rsid w:val="00E06F4A"/>
    <w:rsid w:val="00E10FE4"/>
    <w:rsid w:val="00E3505B"/>
    <w:rsid w:val="00E479E0"/>
    <w:rsid w:val="00E72E4B"/>
    <w:rsid w:val="00EB37D7"/>
    <w:rsid w:val="00EB79E1"/>
    <w:rsid w:val="00EC4E15"/>
    <w:rsid w:val="00EC6618"/>
    <w:rsid w:val="00ED6589"/>
    <w:rsid w:val="00EE4BDE"/>
    <w:rsid w:val="00EF1875"/>
    <w:rsid w:val="00EF3DFE"/>
    <w:rsid w:val="00EF439B"/>
    <w:rsid w:val="00F068DC"/>
    <w:rsid w:val="00F40A48"/>
    <w:rsid w:val="00F410BD"/>
    <w:rsid w:val="00FB038B"/>
    <w:rsid w:val="00FC558C"/>
    <w:rsid w:val="00FF241C"/>
    <w:rsid w:val="00FF6AF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64E"/>
  </w:style>
  <w:style w:type="paragraph" w:styleId="Heading1">
    <w:name w:val="heading 1"/>
    <w:basedOn w:val="Title"/>
    <w:next w:val="Title"/>
    <w:link w:val="Heading1Char"/>
    <w:uiPriority w:val="9"/>
    <w:qFormat/>
    <w:rsid w:val="004D0082"/>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0000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36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15B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C5A"/>
    <w:pPr>
      <w:ind w:left="720"/>
      <w:contextualSpacing/>
    </w:pPr>
  </w:style>
  <w:style w:type="paragraph" w:styleId="NoSpacing">
    <w:name w:val="No Spacing"/>
    <w:link w:val="NoSpacingChar"/>
    <w:uiPriority w:val="1"/>
    <w:qFormat/>
    <w:rsid w:val="000012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1233"/>
    <w:rPr>
      <w:rFonts w:eastAsiaTheme="minorEastAsia"/>
      <w:lang w:val="en-US"/>
    </w:rPr>
  </w:style>
  <w:style w:type="paragraph" w:styleId="BalloonText">
    <w:name w:val="Balloon Text"/>
    <w:basedOn w:val="Normal"/>
    <w:link w:val="BalloonTextChar"/>
    <w:uiPriority w:val="99"/>
    <w:semiHidden/>
    <w:unhideWhenUsed/>
    <w:rsid w:val="00001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233"/>
    <w:rPr>
      <w:rFonts w:ascii="Tahoma" w:hAnsi="Tahoma" w:cs="Tahoma"/>
      <w:sz w:val="16"/>
      <w:szCs w:val="16"/>
    </w:rPr>
  </w:style>
  <w:style w:type="character" w:customStyle="1" w:styleId="Heading1Char">
    <w:name w:val="Heading 1 Char"/>
    <w:basedOn w:val="DefaultParagraphFont"/>
    <w:link w:val="Heading1"/>
    <w:uiPriority w:val="9"/>
    <w:rsid w:val="004D0082"/>
    <w:rPr>
      <w:rFonts w:asciiTheme="majorHAnsi" w:eastAsiaTheme="majorEastAsia" w:hAnsiTheme="majorHAnsi" w:cstheme="majorBidi"/>
      <w:bCs/>
      <w:color w:val="17365D" w:themeColor="text2" w:themeShade="BF"/>
      <w:spacing w:val="5"/>
      <w:kern w:val="28"/>
      <w:sz w:val="52"/>
      <w:szCs w:val="28"/>
    </w:rPr>
  </w:style>
  <w:style w:type="paragraph" w:styleId="TOCHeading">
    <w:name w:val="TOC Heading"/>
    <w:basedOn w:val="Heading1"/>
    <w:next w:val="Normal"/>
    <w:uiPriority w:val="39"/>
    <w:unhideWhenUsed/>
    <w:qFormat/>
    <w:rsid w:val="00D43EF3"/>
    <w:pPr>
      <w:outlineLvl w:val="9"/>
    </w:pPr>
    <w:rPr>
      <w:lang w:val="en-US"/>
    </w:rPr>
  </w:style>
  <w:style w:type="paragraph" w:styleId="TOC1">
    <w:name w:val="toc 1"/>
    <w:basedOn w:val="Normal"/>
    <w:next w:val="Normal"/>
    <w:autoRedefine/>
    <w:uiPriority w:val="39"/>
    <w:unhideWhenUsed/>
    <w:rsid w:val="004D0082"/>
    <w:pPr>
      <w:spacing w:after="100"/>
    </w:pPr>
  </w:style>
  <w:style w:type="paragraph" w:styleId="Title">
    <w:name w:val="Title"/>
    <w:basedOn w:val="Normal"/>
    <w:next w:val="Normal"/>
    <w:link w:val="TitleChar"/>
    <w:uiPriority w:val="10"/>
    <w:qFormat/>
    <w:rsid w:val="004D00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008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D0082"/>
    <w:rPr>
      <w:color w:val="0000FF" w:themeColor="hyperlink"/>
      <w:u w:val="single"/>
    </w:rPr>
  </w:style>
  <w:style w:type="character" w:customStyle="1" w:styleId="Heading2Char">
    <w:name w:val="Heading 2 Char"/>
    <w:basedOn w:val="DefaultParagraphFont"/>
    <w:link w:val="Heading2"/>
    <w:uiPriority w:val="9"/>
    <w:rsid w:val="0000009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D76D6"/>
    <w:pPr>
      <w:spacing w:after="100"/>
      <w:ind w:left="220"/>
    </w:pPr>
  </w:style>
  <w:style w:type="character" w:styleId="PlaceholderText">
    <w:name w:val="Placeholder Text"/>
    <w:basedOn w:val="DefaultParagraphFont"/>
    <w:uiPriority w:val="99"/>
    <w:semiHidden/>
    <w:rsid w:val="00EF1875"/>
    <w:rPr>
      <w:color w:val="808080"/>
    </w:rPr>
  </w:style>
  <w:style w:type="character" w:customStyle="1" w:styleId="Heading3Char">
    <w:name w:val="Heading 3 Char"/>
    <w:basedOn w:val="DefaultParagraphFont"/>
    <w:link w:val="Heading3"/>
    <w:uiPriority w:val="9"/>
    <w:rsid w:val="006136F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54C61"/>
    <w:pPr>
      <w:spacing w:after="100"/>
      <w:ind w:left="440"/>
    </w:pPr>
  </w:style>
  <w:style w:type="paragraph" w:styleId="HTMLPreformatted">
    <w:name w:val="HTML Preformatted"/>
    <w:basedOn w:val="Normal"/>
    <w:link w:val="HTMLPreformattedChar"/>
    <w:uiPriority w:val="99"/>
    <w:semiHidden/>
    <w:unhideWhenUsed/>
    <w:rsid w:val="00B5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B535CE"/>
    <w:rPr>
      <w:rFonts w:ascii="Courier New" w:eastAsia="Times New Roman" w:hAnsi="Courier New" w:cs="Courier New"/>
      <w:sz w:val="20"/>
      <w:szCs w:val="20"/>
      <w:lang w:eastAsia="fr-FR"/>
    </w:rPr>
  </w:style>
  <w:style w:type="character" w:customStyle="1" w:styleId="p">
    <w:name w:val="p"/>
    <w:basedOn w:val="DefaultParagraphFont"/>
    <w:rsid w:val="00B535CE"/>
  </w:style>
  <w:style w:type="character" w:customStyle="1" w:styleId="n">
    <w:name w:val="n"/>
    <w:basedOn w:val="DefaultParagraphFont"/>
    <w:rsid w:val="00B535CE"/>
  </w:style>
  <w:style w:type="character" w:customStyle="1" w:styleId="mf">
    <w:name w:val="mf"/>
    <w:basedOn w:val="DefaultParagraphFont"/>
    <w:rsid w:val="00B535CE"/>
  </w:style>
  <w:style w:type="character" w:customStyle="1" w:styleId="o">
    <w:name w:val="o"/>
    <w:basedOn w:val="DefaultParagraphFont"/>
    <w:rsid w:val="00B535CE"/>
  </w:style>
  <w:style w:type="character" w:customStyle="1" w:styleId="c1">
    <w:name w:val="c1"/>
    <w:basedOn w:val="DefaultParagraphFont"/>
    <w:rsid w:val="00B535CE"/>
  </w:style>
  <w:style w:type="paragraph" w:styleId="Header">
    <w:name w:val="header"/>
    <w:basedOn w:val="Normal"/>
    <w:link w:val="HeaderChar"/>
    <w:uiPriority w:val="99"/>
    <w:unhideWhenUsed/>
    <w:rsid w:val="00E72E4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E4B"/>
  </w:style>
  <w:style w:type="paragraph" w:styleId="Footer">
    <w:name w:val="footer"/>
    <w:basedOn w:val="Normal"/>
    <w:link w:val="FooterChar"/>
    <w:uiPriority w:val="99"/>
    <w:unhideWhenUsed/>
    <w:rsid w:val="00E72E4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E4B"/>
  </w:style>
  <w:style w:type="character" w:styleId="CommentReference">
    <w:name w:val="annotation reference"/>
    <w:basedOn w:val="DefaultParagraphFont"/>
    <w:uiPriority w:val="99"/>
    <w:semiHidden/>
    <w:unhideWhenUsed/>
    <w:rsid w:val="00507A8A"/>
    <w:rPr>
      <w:sz w:val="16"/>
      <w:szCs w:val="16"/>
    </w:rPr>
  </w:style>
  <w:style w:type="paragraph" w:styleId="CommentText">
    <w:name w:val="annotation text"/>
    <w:basedOn w:val="Normal"/>
    <w:link w:val="CommentTextChar"/>
    <w:uiPriority w:val="99"/>
    <w:semiHidden/>
    <w:unhideWhenUsed/>
    <w:rsid w:val="00507A8A"/>
    <w:pPr>
      <w:spacing w:line="240" w:lineRule="auto"/>
    </w:pPr>
    <w:rPr>
      <w:sz w:val="20"/>
      <w:szCs w:val="20"/>
    </w:rPr>
  </w:style>
  <w:style w:type="character" w:customStyle="1" w:styleId="CommentTextChar">
    <w:name w:val="Comment Text Char"/>
    <w:basedOn w:val="DefaultParagraphFont"/>
    <w:link w:val="CommentText"/>
    <w:uiPriority w:val="99"/>
    <w:semiHidden/>
    <w:rsid w:val="00507A8A"/>
    <w:rPr>
      <w:sz w:val="20"/>
      <w:szCs w:val="20"/>
    </w:rPr>
  </w:style>
  <w:style w:type="paragraph" w:styleId="CommentSubject">
    <w:name w:val="annotation subject"/>
    <w:basedOn w:val="CommentText"/>
    <w:next w:val="CommentText"/>
    <w:link w:val="CommentSubjectChar"/>
    <w:uiPriority w:val="99"/>
    <w:semiHidden/>
    <w:unhideWhenUsed/>
    <w:rsid w:val="00507A8A"/>
    <w:rPr>
      <w:b/>
      <w:bCs/>
    </w:rPr>
  </w:style>
  <w:style w:type="character" w:customStyle="1" w:styleId="CommentSubjectChar">
    <w:name w:val="Comment Subject Char"/>
    <w:basedOn w:val="CommentTextChar"/>
    <w:link w:val="CommentSubject"/>
    <w:uiPriority w:val="99"/>
    <w:semiHidden/>
    <w:rsid w:val="00507A8A"/>
    <w:rPr>
      <w:b/>
      <w:bCs/>
    </w:rPr>
  </w:style>
  <w:style w:type="character" w:customStyle="1" w:styleId="Heading4Char">
    <w:name w:val="Heading 4 Char"/>
    <w:basedOn w:val="DefaultParagraphFont"/>
    <w:link w:val="Heading4"/>
    <w:uiPriority w:val="9"/>
    <w:rsid w:val="00AA15B5"/>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54902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Projet_S7\M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Echelle de Mel</a:t>
            </a:r>
          </a:p>
        </c:rich>
      </c:tx>
    </c:title>
    <c:plotArea>
      <c:layout/>
      <c:scatterChart>
        <c:scatterStyle val="smoothMarker"/>
        <c:ser>
          <c:idx val="0"/>
          <c:order val="0"/>
          <c:tx>
            <c:v>Mel</c:v>
          </c:tx>
          <c:marker>
            <c:symbol val="none"/>
          </c:marker>
          <c:xVal>
            <c:numRef>
              <c:f>Sheet1!$C$3:$C$21</c:f>
              <c:numCache>
                <c:formatCode>General</c:formatCode>
                <c:ptCount val="19"/>
                <c:pt idx="0">
                  <c:v>275.63444261342767</c:v>
                </c:pt>
                <c:pt idx="1">
                  <c:v>506.95998871988297</c:v>
                </c:pt>
                <c:pt idx="2">
                  <c:v>706.26879694329</c:v>
                </c:pt>
                <c:pt idx="3">
                  <c:v>881.35550350138089</c:v>
                </c:pt>
                <c:pt idx="4">
                  <c:v>1037.474705418663</c:v>
                </c:pt>
                <c:pt idx="5">
                  <c:v>1178.3372412585118</c:v>
                </c:pt>
                <c:pt idx="6">
                  <c:v>1306.6613382340504</c:v>
                </c:pt>
                <c:pt idx="7">
                  <c:v>1424.4978285279099</c:v>
                </c:pt>
                <c:pt idx="8">
                  <c:v>1533.4322000810737</c:v>
                </c:pt>
                <c:pt idx="9">
                  <c:v>1634.7155359182561</c:v>
                </c:pt>
                <c:pt idx="10">
                  <c:v>1729.3524100563297</c:v>
                </c:pt>
                <c:pt idx="11">
                  <c:v>1818.1616770141868</c:v>
                </c:pt>
                <c:pt idx="12">
                  <c:v>1901.8196060610965</c:v>
                </c:pt>
                <c:pt idx="13">
                  <c:v>1980.8911770522955</c:v>
                </c:pt>
                <c:pt idx="14">
                  <c:v>2055.853234733519</c:v>
                </c:pt>
                <c:pt idx="15">
                  <c:v>2127.1119179033417</c:v>
                </c:pt>
                <c:pt idx="16">
                  <c:v>2195.0159824051429</c:v>
                </c:pt>
                <c:pt idx="17">
                  <c:v>2259.8671267551122</c:v>
                </c:pt>
                <c:pt idx="18">
                  <c:v>2321.9280948873625</c:v>
                </c:pt>
              </c:numCache>
            </c:numRef>
          </c:xVal>
          <c:yVal>
            <c:numRef>
              <c:f>Sheet1!$B$3:$B$21</c:f>
              <c:numCache>
                <c:formatCode>General</c:formatCode>
                <c:ptCount val="19"/>
                <c:pt idx="0">
                  <c:v>210.52631578947367</c:v>
                </c:pt>
                <c:pt idx="1">
                  <c:v>421.05263157894734</c:v>
                </c:pt>
                <c:pt idx="2">
                  <c:v>631.5789473684215</c:v>
                </c:pt>
                <c:pt idx="3">
                  <c:v>842.10526315789468</c:v>
                </c:pt>
                <c:pt idx="4">
                  <c:v>1052.6315789473679</c:v>
                </c:pt>
                <c:pt idx="5">
                  <c:v>1263.1578947368414</c:v>
                </c:pt>
                <c:pt idx="6">
                  <c:v>1473.6842105263145</c:v>
                </c:pt>
                <c:pt idx="7">
                  <c:v>1684.21052631579</c:v>
                </c:pt>
                <c:pt idx="8">
                  <c:v>1894.7368421052631</c:v>
                </c:pt>
                <c:pt idx="9">
                  <c:v>2105.2631578947371</c:v>
                </c:pt>
                <c:pt idx="10">
                  <c:v>2315.7894736842104</c:v>
                </c:pt>
                <c:pt idx="11">
                  <c:v>2526.3157894736842</c:v>
                </c:pt>
                <c:pt idx="12">
                  <c:v>2736.8421052631579</c:v>
                </c:pt>
                <c:pt idx="13">
                  <c:v>2947.3684210526299</c:v>
                </c:pt>
                <c:pt idx="14">
                  <c:v>3157.8947368421077</c:v>
                </c:pt>
                <c:pt idx="15">
                  <c:v>3368.4210526315819</c:v>
                </c:pt>
                <c:pt idx="16">
                  <c:v>3578.9473684210511</c:v>
                </c:pt>
                <c:pt idx="17">
                  <c:v>3789.4736842105262</c:v>
                </c:pt>
                <c:pt idx="18">
                  <c:v>4000</c:v>
                </c:pt>
              </c:numCache>
            </c:numRef>
          </c:yVal>
          <c:smooth val="1"/>
        </c:ser>
        <c:ser>
          <c:idx val="1"/>
          <c:order val="1"/>
          <c:tx>
            <c:v>lin</c:v>
          </c:tx>
          <c:spPr>
            <a:ln>
              <a:noFill/>
            </a:ln>
          </c:spPr>
          <c:marker>
            <c:symbol val="none"/>
          </c:marker>
          <c:trendline>
            <c:spPr>
              <a:ln w="12700" cap="rnd"/>
            </c:spPr>
            <c:trendlineType val="linear"/>
            <c:forward val="1000"/>
          </c:trendline>
          <c:xVal>
            <c:numRef>
              <c:f>Sheet1!$C$3:$C$6</c:f>
              <c:numCache>
                <c:formatCode>General</c:formatCode>
                <c:ptCount val="4"/>
                <c:pt idx="0">
                  <c:v>275.63444261342767</c:v>
                </c:pt>
                <c:pt idx="1">
                  <c:v>506.95998871988297</c:v>
                </c:pt>
                <c:pt idx="2">
                  <c:v>706.26879694329</c:v>
                </c:pt>
                <c:pt idx="3">
                  <c:v>881.35550350138089</c:v>
                </c:pt>
              </c:numCache>
            </c:numRef>
          </c:xVal>
          <c:yVal>
            <c:numRef>
              <c:f>Sheet1!$B$3:$B$21</c:f>
              <c:numCache>
                <c:formatCode>General</c:formatCode>
                <c:ptCount val="19"/>
                <c:pt idx="0">
                  <c:v>210.52631578947367</c:v>
                </c:pt>
                <c:pt idx="1">
                  <c:v>421.05263157894734</c:v>
                </c:pt>
                <c:pt idx="2">
                  <c:v>631.5789473684215</c:v>
                </c:pt>
                <c:pt idx="3">
                  <c:v>842.10526315789468</c:v>
                </c:pt>
                <c:pt idx="4">
                  <c:v>1052.6315789473679</c:v>
                </c:pt>
                <c:pt idx="5">
                  <c:v>1263.1578947368414</c:v>
                </c:pt>
                <c:pt idx="6">
                  <c:v>1473.6842105263145</c:v>
                </c:pt>
                <c:pt idx="7">
                  <c:v>1684.21052631579</c:v>
                </c:pt>
                <c:pt idx="8">
                  <c:v>1894.7368421052631</c:v>
                </c:pt>
                <c:pt idx="9">
                  <c:v>2105.2631578947371</c:v>
                </c:pt>
                <c:pt idx="10">
                  <c:v>2315.7894736842104</c:v>
                </c:pt>
                <c:pt idx="11">
                  <c:v>2526.3157894736842</c:v>
                </c:pt>
                <c:pt idx="12">
                  <c:v>2736.8421052631579</c:v>
                </c:pt>
                <c:pt idx="13">
                  <c:v>2947.3684210526299</c:v>
                </c:pt>
                <c:pt idx="14">
                  <c:v>3157.8947368421077</c:v>
                </c:pt>
                <c:pt idx="15">
                  <c:v>3368.4210526315819</c:v>
                </c:pt>
                <c:pt idx="16">
                  <c:v>3578.9473684210511</c:v>
                </c:pt>
                <c:pt idx="17">
                  <c:v>3789.4736842105262</c:v>
                </c:pt>
                <c:pt idx="18">
                  <c:v>4000</c:v>
                </c:pt>
              </c:numCache>
            </c:numRef>
          </c:yVal>
          <c:smooth val="1"/>
        </c:ser>
        <c:axId val="79796864"/>
        <c:axId val="79807616"/>
      </c:scatterChart>
      <c:valAx>
        <c:axId val="79796864"/>
        <c:scaling>
          <c:orientation val="minMax"/>
        </c:scaling>
        <c:axPos val="b"/>
        <c:title>
          <c:tx>
            <c:rich>
              <a:bodyPr/>
              <a:lstStyle/>
              <a:p>
                <a:pPr>
                  <a:defRPr/>
                </a:pPr>
                <a:r>
                  <a:rPr lang="fr-FR"/>
                  <a:t>Fréquence de sortie(Mel)</a:t>
                </a:r>
              </a:p>
            </c:rich>
          </c:tx>
        </c:title>
        <c:numFmt formatCode="General" sourceLinked="1"/>
        <c:tickLblPos val="nextTo"/>
        <c:crossAx val="79807616"/>
        <c:crosses val="autoZero"/>
        <c:crossBetween val="midCat"/>
      </c:valAx>
      <c:valAx>
        <c:axId val="79807616"/>
        <c:scaling>
          <c:orientation val="minMax"/>
        </c:scaling>
        <c:axPos val="l"/>
        <c:majorGridlines/>
        <c:title>
          <c:tx>
            <c:rich>
              <a:bodyPr rot="-5400000" vert="horz"/>
              <a:lstStyle/>
              <a:p>
                <a:pPr>
                  <a:defRPr/>
                </a:pPr>
                <a:r>
                  <a:rPr lang="fr-FR"/>
                  <a:t>Fréquence du signal d'entrée (Hz)</a:t>
                </a:r>
              </a:p>
            </c:rich>
          </c:tx>
        </c:title>
        <c:numFmt formatCode="General" sourceLinked="1"/>
        <c:tickLblPos val="nextTo"/>
        <c:crossAx val="79796864"/>
        <c:crosses val="autoZero"/>
        <c:crossBetween val="midCat"/>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BE884B64954DB09B70E6A88BCB446C"/>
        <w:category>
          <w:name w:val="General"/>
          <w:gallery w:val="placeholder"/>
        </w:category>
        <w:types>
          <w:type w:val="bbPlcHdr"/>
        </w:types>
        <w:behaviors>
          <w:behavior w:val="content"/>
        </w:behaviors>
        <w:guid w:val="{BF4087BE-CE93-4AAA-B5AF-EE96F14CD6E3}"/>
      </w:docPartPr>
      <w:docPartBody>
        <w:p w:rsidR="0021185D" w:rsidRDefault="0045752F" w:rsidP="0045752F">
          <w:pPr>
            <w:pStyle w:val="F9BE884B64954DB09B70E6A88BCB446C"/>
          </w:pPr>
          <w:r>
            <w:rPr>
              <w:rFonts w:asciiTheme="majorHAnsi" w:eastAsiaTheme="majorEastAsia" w:hAnsiTheme="majorHAnsi" w:cstheme="majorBidi"/>
              <w:caps/>
            </w:rPr>
            <w:t>[Type the company name]</w:t>
          </w:r>
        </w:p>
      </w:docPartBody>
    </w:docPart>
    <w:docPart>
      <w:docPartPr>
        <w:name w:val="01FB5822E8834F44BE8815BDBE4A2D48"/>
        <w:category>
          <w:name w:val="General"/>
          <w:gallery w:val="placeholder"/>
        </w:category>
        <w:types>
          <w:type w:val="bbPlcHdr"/>
        </w:types>
        <w:behaviors>
          <w:behavior w:val="content"/>
        </w:behaviors>
        <w:guid w:val="{CC61C381-B4C9-455D-A31E-CEBC82A3CA8C}"/>
      </w:docPartPr>
      <w:docPartBody>
        <w:p w:rsidR="0021185D" w:rsidRDefault="0045752F" w:rsidP="0045752F">
          <w:pPr>
            <w:pStyle w:val="01FB5822E8834F44BE8815BDBE4A2D48"/>
          </w:pPr>
          <w:r>
            <w:rPr>
              <w:rFonts w:asciiTheme="majorHAnsi" w:eastAsiaTheme="majorEastAsia" w:hAnsiTheme="majorHAnsi" w:cstheme="majorBidi"/>
              <w:sz w:val="80"/>
              <w:szCs w:val="80"/>
            </w:rPr>
            <w:t>[Type the document title]</w:t>
          </w:r>
        </w:p>
      </w:docPartBody>
    </w:docPart>
    <w:docPart>
      <w:docPartPr>
        <w:name w:val="ED03D5279A66472A8BF95FB6D259FEFC"/>
        <w:category>
          <w:name w:val="General"/>
          <w:gallery w:val="placeholder"/>
        </w:category>
        <w:types>
          <w:type w:val="bbPlcHdr"/>
        </w:types>
        <w:behaviors>
          <w:behavior w:val="content"/>
        </w:behaviors>
        <w:guid w:val="{78B86436-3049-4DF6-9205-261A0692200D}"/>
      </w:docPartPr>
      <w:docPartBody>
        <w:p w:rsidR="0021185D" w:rsidRDefault="0045752F" w:rsidP="0045752F">
          <w:pPr>
            <w:pStyle w:val="ED03D5279A66472A8BF95FB6D259FEFC"/>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5752F"/>
    <w:rsid w:val="0021185D"/>
    <w:rsid w:val="0045752F"/>
    <w:rsid w:val="00663813"/>
    <w:rsid w:val="00BD61DA"/>
    <w:rsid w:val="00C71B6F"/>
    <w:rsid w:val="00F2280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1BAF490444C0982F54F819EC32061">
    <w:name w:val="C1E1BAF490444C0982F54F819EC32061"/>
    <w:rsid w:val="0045752F"/>
  </w:style>
  <w:style w:type="paragraph" w:customStyle="1" w:styleId="49E95AB5EC9F41A38F74DD779D17C5A4">
    <w:name w:val="49E95AB5EC9F41A38F74DD779D17C5A4"/>
    <w:rsid w:val="0045752F"/>
  </w:style>
  <w:style w:type="paragraph" w:customStyle="1" w:styleId="FE4338290A1242F896A7072B4C48DC33">
    <w:name w:val="FE4338290A1242F896A7072B4C48DC33"/>
    <w:rsid w:val="0045752F"/>
  </w:style>
  <w:style w:type="paragraph" w:customStyle="1" w:styleId="1AC2CEC0847C4D7FA2CD9928D30ADB04">
    <w:name w:val="1AC2CEC0847C4D7FA2CD9928D30ADB04"/>
    <w:rsid w:val="0045752F"/>
  </w:style>
  <w:style w:type="paragraph" w:customStyle="1" w:styleId="608164BFA72D48C79322FA1986A25530">
    <w:name w:val="608164BFA72D48C79322FA1986A25530"/>
    <w:rsid w:val="0045752F"/>
  </w:style>
  <w:style w:type="paragraph" w:customStyle="1" w:styleId="351AF4DD4D8245B28499832D2A394721">
    <w:name w:val="351AF4DD4D8245B28499832D2A394721"/>
    <w:rsid w:val="0045752F"/>
  </w:style>
  <w:style w:type="paragraph" w:customStyle="1" w:styleId="DD1662BB4ABB4673B1BB503E007152A7">
    <w:name w:val="DD1662BB4ABB4673B1BB503E007152A7"/>
    <w:rsid w:val="0045752F"/>
  </w:style>
  <w:style w:type="paragraph" w:customStyle="1" w:styleId="DE7AA7A5227D4827BC592E9F0287ACE1">
    <w:name w:val="DE7AA7A5227D4827BC592E9F0287ACE1"/>
    <w:rsid w:val="0045752F"/>
  </w:style>
  <w:style w:type="paragraph" w:customStyle="1" w:styleId="4002CC36E074427A9BC4EFF906E5761C">
    <w:name w:val="4002CC36E074427A9BC4EFF906E5761C"/>
    <w:rsid w:val="0045752F"/>
  </w:style>
  <w:style w:type="paragraph" w:customStyle="1" w:styleId="0434FAC5D59E4D0E941E6A27461E1BCD">
    <w:name w:val="0434FAC5D59E4D0E941E6A27461E1BCD"/>
    <w:rsid w:val="0045752F"/>
  </w:style>
  <w:style w:type="paragraph" w:customStyle="1" w:styleId="5ED9F7B16C7C4BDB8C6B175972599062">
    <w:name w:val="5ED9F7B16C7C4BDB8C6B175972599062"/>
    <w:rsid w:val="0045752F"/>
  </w:style>
  <w:style w:type="paragraph" w:customStyle="1" w:styleId="54F5D6F5EDEF4508BD2788B394D82C8C">
    <w:name w:val="54F5D6F5EDEF4508BD2788B394D82C8C"/>
    <w:rsid w:val="0045752F"/>
  </w:style>
  <w:style w:type="paragraph" w:customStyle="1" w:styleId="A958B64857BB45619E44CA6115E09144">
    <w:name w:val="A958B64857BB45619E44CA6115E09144"/>
    <w:rsid w:val="0045752F"/>
  </w:style>
  <w:style w:type="paragraph" w:customStyle="1" w:styleId="640E0EFD3CEB438FAB5AE85D3C498A02">
    <w:name w:val="640E0EFD3CEB438FAB5AE85D3C498A02"/>
    <w:rsid w:val="0045752F"/>
  </w:style>
  <w:style w:type="paragraph" w:customStyle="1" w:styleId="1EBE1F727D46413BA7728178948B9274">
    <w:name w:val="1EBE1F727D46413BA7728178948B9274"/>
    <w:rsid w:val="0045752F"/>
  </w:style>
  <w:style w:type="paragraph" w:customStyle="1" w:styleId="F9BE884B64954DB09B70E6A88BCB446C">
    <w:name w:val="F9BE884B64954DB09B70E6A88BCB446C"/>
    <w:rsid w:val="0045752F"/>
  </w:style>
  <w:style w:type="paragraph" w:customStyle="1" w:styleId="01FB5822E8834F44BE8815BDBE4A2D48">
    <w:name w:val="01FB5822E8834F44BE8815BDBE4A2D48"/>
    <w:rsid w:val="0045752F"/>
  </w:style>
  <w:style w:type="paragraph" w:customStyle="1" w:styleId="ED03D5279A66472A8BF95FB6D259FEFC">
    <w:name w:val="ED03D5279A66472A8BF95FB6D259FEFC"/>
    <w:rsid w:val="0045752F"/>
  </w:style>
  <w:style w:type="paragraph" w:customStyle="1" w:styleId="479F5BCF29C94407B5C87C0A3135F7B1">
    <w:name w:val="479F5BCF29C94407B5C87C0A3135F7B1"/>
    <w:rsid w:val="0045752F"/>
  </w:style>
  <w:style w:type="paragraph" w:customStyle="1" w:styleId="85669978A7244B37B5435FE8BCFD70ED">
    <w:name w:val="85669978A7244B37B5435FE8BCFD70ED"/>
    <w:rsid w:val="0045752F"/>
  </w:style>
  <w:style w:type="paragraph" w:customStyle="1" w:styleId="1BB469A81B074B2F9BF097E5A63F1B06">
    <w:name w:val="1BB469A81B074B2F9BF097E5A63F1B06"/>
    <w:rsid w:val="0045752F"/>
  </w:style>
  <w:style w:type="character" w:styleId="PlaceholderText">
    <w:name w:val="Placeholder Text"/>
    <w:basedOn w:val="DefaultParagraphFont"/>
    <w:uiPriority w:val="99"/>
    <w:semiHidden/>
    <w:rsid w:val="00663813"/>
    <w:rPr>
      <w:color w:val="808080"/>
    </w:rPr>
  </w:style>
  <w:style w:type="paragraph" w:customStyle="1" w:styleId="A46802BA58774381B6BC5678EF89E0AB">
    <w:name w:val="A46802BA58774381B6BC5678EF89E0AB"/>
    <w:rsid w:val="00663813"/>
  </w:style>
  <w:style w:type="paragraph" w:customStyle="1" w:styleId="084DF8AB408B4B88AC3A44168C40749F">
    <w:name w:val="084DF8AB408B4B88AC3A44168C40749F"/>
    <w:rsid w:val="00663813"/>
  </w:style>
  <w:style w:type="paragraph" w:customStyle="1" w:styleId="25ACB125A1D14C28854C82A76E85AD12">
    <w:name w:val="25ACB125A1D14C28854C82A76E85AD12"/>
    <w:rsid w:val="0066381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172DF-D84A-4E2A-8994-01AB68BE8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12</Pages>
  <Words>1295</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Reconnaissance de mots</vt:lpstr>
    </vt:vector>
  </TitlesOfParts>
  <Company>Polytech’ Nice Sophia Antipolis</Company>
  <LinksUpToDate>false</LinksUpToDate>
  <CharactersWithSpaces>8402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Reconnaissance de mots</dc:title>
  <dc:subject>Conception d’une maquette d’un système simple de reconnaissance de mots</dc:subject>
  <dc:creator>Guénon Marie, Achard Jean-Paul, Favreau Jean-Dominique</dc:creator>
  <cp:lastModifiedBy>Guenon</cp:lastModifiedBy>
  <cp:revision>153</cp:revision>
  <dcterms:created xsi:type="dcterms:W3CDTF">2013-01-08T07:32:00Z</dcterms:created>
  <dcterms:modified xsi:type="dcterms:W3CDTF">2013-01-09T14:17:00Z</dcterms:modified>
</cp:coreProperties>
</file>