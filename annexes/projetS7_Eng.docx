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fr-FR"/>
        </w:rPr>
        <w:id w:val="139830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88"/>
          </w:tblGrid>
          <w:tr w:rsidR="000266D7" w:rsidRPr="00AF022C" w:rsidTr="00A57CC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fr-FR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</w:tcPr>
                  <w:p w:rsidR="000266D7" w:rsidRPr="00AF022C" w:rsidRDefault="000266D7" w:rsidP="000266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AF022C">
                      <w:rPr>
                        <w:rFonts w:asciiTheme="majorHAnsi" w:eastAsiaTheme="majorEastAsia" w:hAnsiTheme="majorHAnsi" w:cstheme="majorBidi"/>
                        <w:caps/>
                      </w:rPr>
                      <w:t>Polytech’ Nice Sophia Antipolis</w:t>
                    </w:r>
                  </w:p>
                </w:tc>
              </w:sdtContent>
            </w:sdt>
          </w:tr>
          <w:tr w:rsidR="000266D7" w:rsidRPr="00AF022C" w:rsidTr="00A57CC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266D7" w:rsidRPr="00AF022C" w:rsidRDefault="000266D7" w:rsidP="000266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AF022C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Word recognition</w:t>
                    </w:r>
                  </w:p>
                </w:tc>
              </w:sdtContent>
            </w:sdt>
          </w:tr>
          <w:tr w:rsidR="000266D7" w:rsidRPr="00AF022C" w:rsidTr="00A57CC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266D7" w:rsidRPr="00AF022C" w:rsidRDefault="00E52109" w:rsidP="000266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fr-FR"/>
                      </w:rPr>
                      <w:t>Guénon Marie, Achard Jean-Paul, Favreau Jean-Dominique</w:t>
                    </w:r>
                  </w:p>
                </w:tc>
              </w:sdtContent>
            </w:sdt>
          </w:tr>
          <w:tr w:rsidR="000266D7" w:rsidRPr="00AF022C" w:rsidTr="00A57C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266D7" w:rsidRPr="00AF022C" w:rsidRDefault="000266D7" w:rsidP="00A57CC1">
                <w:pPr>
                  <w:pStyle w:val="NoSpacing"/>
                  <w:jc w:val="center"/>
                </w:pPr>
              </w:p>
            </w:tc>
          </w:tr>
          <w:tr w:rsidR="000266D7" w:rsidRPr="00AF022C" w:rsidTr="00A57C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266D7" w:rsidRPr="00AF022C" w:rsidRDefault="000266D7" w:rsidP="00A57CC1">
                <w:pPr>
                  <w:pStyle w:val="NoSpacing"/>
                  <w:jc w:val="center"/>
                  <w:rPr>
                    <w:b/>
                    <w:bCs/>
                  </w:rPr>
                </w:pPr>
                <w:proofErr w:type="spellStart"/>
                <w:r w:rsidRPr="00AF022C">
                  <w:rPr>
                    <w:b/>
                    <w:bCs/>
                  </w:rPr>
                  <w:t>Guénon</w:t>
                </w:r>
                <w:proofErr w:type="spellEnd"/>
                <w:r w:rsidRPr="00AF022C">
                  <w:rPr>
                    <w:b/>
                    <w:bCs/>
                  </w:rPr>
                  <w:t xml:space="preserve"> Marie,</w:t>
                </w:r>
                <w:r w:rsidRPr="00AF022C">
                  <w:rPr>
                    <w:b/>
                    <w:bCs/>
                  </w:rPr>
                  <w:br/>
                </w:r>
                <w:proofErr w:type="spellStart"/>
                <w:r w:rsidRPr="00AF022C">
                  <w:rPr>
                    <w:b/>
                    <w:bCs/>
                  </w:rPr>
                  <w:t>Achard</w:t>
                </w:r>
                <w:proofErr w:type="spellEnd"/>
                <w:r w:rsidRPr="00AF022C">
                  <w:rPr>
                    <w:b/>
                    <w:bCs/>
                  </w:rPr>
                  <w:t xml:space="preserve"> Jean-Paul,</w:t>
                </w:r>
                <w:r w:rsidRPr="00AF022C">
                  <w:rPr>
                    <w:b/>
                    <w:bCs/>
                  </w:rPr>
                  <w:br/>
                </w:r>
                <w:proofErr w:type="spellStart"/>
                <w:r w:rsidRPr="00AF022C">
                  <w:rPr>
                    <w:b/>
                    <w:bCs/>
                  </w:rPr>
                  <w:t>Favreau</w:t>
                </w:r>
                <w:proofErr w:type="spellEnd"/>
                <w:r w:rsidRPr="00AF022C">
                  <w:rPr>
                    <w:b/>
                    <w:bCs/>
                  </w:rPr>
                  <w:t xml:space="preserve"> Jean-Dominique</w:t>
                </w:r>
              </w:p>
              <w:p w:rsidR="000266D7" w:rsidRPr="00AF022C" w:rsidRDefault="000266D7" w:rsidP="00A57CC1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0266D7" w:rsidRPr="00AF022C" w:rsidTr="00A57C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266D7" w:rsidRPr="00AF022C" w:rsidRDefault="000266D7" w:rsidP="00A57CC1">
                <w:pPr>
                  <w:pStyle w:val="NoSpacing"/>
                  <w:jc w:val="center"/>
                  <w:rPr>
                    <w:b/>
                    <w:bCs/>
                  </w:rPr>
                </w:pPr>
                <w:r w:rsidRPr="00AF022C">
                  <w:rPr>
                    <w:b/>
                    <w:bCs/>
                  </w:rPr>
                  <w:t>24/1/2013</w:t>
                </w:r>
              </w:p>
            </w:tc>
          </w:tr>
        </w:tbl>
        <w:p w:rsidR="000266D7" w:rsidRPr="00AF022C" w:rsidRDefault="000266D7" w:rsidP="000266D7">
          <w:pPr>
            <w:rPr>
              <w:lang w:val="en-US"/>
            </w:rPr>
          </w:pPr>
        </w:p>
        <w:p w:rsidR="000266D7" w:rsidRPr="00AF022C" w:rsidRDefault="000266D7" w:rsidP="000266D7">
          <w:pPr>
            <w:rPr>
              <w:lang w:val="en-U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88"/>
          </w:tblGrid>
          <w:tr w:rsidR="000266D7" w:rsidRPr="00AF022C" w:rsidTr="00A57CC1">
            <w:tc>
              <w:tcPr>
                <w:tcW w:w="5000" w:type="pct"/>
              </w:tcPr>
              <w:p w:rsidR="000266D7" w:rsidRPr="00AF022C" w:rsidRDefault="000266D7" w:rsidP="00A57CC1">
                <w:pPr>
                  <w:pStyle w:val="NoSpacing"/>
                </w:pPr>
              </w:p>
            </w:tc>
          </w:tr>
        </w:tbl>
        <w:p w:rsidR="000266D7" w:rsidRPr="00AF022C" w:rsidRDefault="000266D7" w:rsidP="000266D7">
          <w:pPr>
            <w:rPr>
              <w:lang w:val="en-US"/>
            </w:rPr>
          </w:pPr>
        </w:p>
        <w:p w:rsidR="000266D7" w:rsidRPr="00AF022C" w:rsidRDefault="000266D7" w:rsidP="000266D7">
          <w:pPr>
            <w:rPr>
              <w:lang w:val="en-US"/>
            </w:rPr>
          </w:pPr>
          <w:r w:rsidRPr="00AF022C">
            <w:rPr>
              <w:noProof/>
              <w:lang w:eastAsia="fr-FR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-978281</wp:posOffset>
                </wp:positionH>
                <wp:positionV relativeFrom="paragraph">
                  <wp:posOffset>29209</wp:posOffset>
                </wp:positionV>
                <wp:extent cx="7722870" cy="4988571"/>
                <wp:effectExtent l="19050" t="0" r="0" b="0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22870" cy="49885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Pr="00AF022C"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Cs w:val="0"/>
          <w:color w:val="auto"/>
          <w:spacing w:val="0"/>
          <w:kern w:val="0"/>
          <w:sz w:val="22"/>
          <w:szCs w:val="22"/>
          <w:lang w:val="fr-FR"/>
        </w:rPr>
        <w:id w:val="1398412"/>
        <w:docPartObj>
          <w:docPartGallery w:val="Table of Contents"/>
          <w:docPartUnique/>
        </w:docPartObj>
      </w:sdtPr>
      <w:sdtContent>
        <w:p w:rsidR="000266D7" w:rsidRPr="00AF022C" w:rsidRDefault="000266D7" w:rsidP="000266D7">
          <w:pPr>
            <w:pStyle w:val="TOCHeading"/>
          </w:pPr>
          <w:r w:rsidRPr="00AF022C">
            <w:t>Contents</w:t>
          </w:r>
        </w:p>
        <w:p w:rsidR="000266D7" w:rsidRPr="00AF022C" w:rsidRDefault="000266D7" w:rsidP="000266D7">
          <w:pPr>
            <w:pStyle w:val="TOC1"/>
            <w:tabs>
              <w:tab w:val="right" w:leader="dot" w:pos="9062"/>
            </w:tabs>
            <w:rPr>
              <w:lang w:val="en-US"/>
            </w:rPr>
          </w:pPr>
        </w:p>
        <w:p w:rsidR="002B1681" w:rsidRDefault="00E438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AF022C">
            <w:rPr>
              <w:lang w:val="en-US"/>
            </w:rPr>
            <w:fldChar w:fldCharType="begin"/>
          </w:r>
          <w:r w:rsidR="000266D7" w:rsidRPr="00AF022C">
            <w:rPr>
              <w:lang w:val="en-US"/>
            </w:rPr>
            <w:instrText xml:space="preserve"> TOC \o "1-3" \h \z \u </w:instrText>
          </w:r>
          <w:r w:rsidRPr="00AF022C">
            <w:rPr>
              <w:lang w:val="en-US"/>
            </w:rPr>
            <w:fldChar w:fldCharType="separate"/>
          </w:r>
          <w:hyperlink w:anchor="_Toc345579926" w:history="1">
            <w:r w:rsidR="002B1681" w:rsidRPr="00D47714">
              <w:rPr>
                <w:rStyle w:val="Hyperlink"/>
                <w:noProof/>
                <w:lang w:val="en-US"/>
              </w:rPr>
              <w:t>Introduction</w:t>
            </w:r>
            <w:r w:rsidR="002B1681">
              <w:rPr>
                <w:noProof/>
                <w:webHidden/>
              </w:rPr>
              <w:tab/>
            </w:r>
            <w:r w:rsidR="002B1681">
              <w:rPr>
                <w:noProof/>
                <w:webHidden/>
              </w:rPr>
              <w:fldChar w:fldCharType="begin"/>
            </w:r>
            <w:r w:rsidR="002B1681">
              <w:rPr>
                <w:noProof/>
                <w:webHidden/>
              </w:rPr>
              <w:instrText xml:space="preserve"> PAGEREF _Toc345579926 \h </w:instrText>
            </w:r>
            <w:r w:rsidR="002B1681">
              <w:rPr>
                <w:noProof/>
                <w:webHidden/>
              </w:rPr>
            </w:r>
            <w:r w:rsidR="002B1681">
              <w:rPr>
                <w:noProof/>
                <w:webHidden/>
              </w:rPr>
              <w:fldChar w:fldCharType="separate"/>
            </w:r>
            <w:r w:rsidR="002B1681">
              <w:rPr>
                <w:noProof/>
                <w:webHidden/>
              </w:rPr>
              <w:t>3</w:t>
            </w:r>
            <w:r w:rsidR="002B1681">
              <w:rPr>
                <w:noProof/>
                <w:webHidden/>
              </w:rPr>
              <w:fldChar w:fldCharType="end"/>
            </w:r>
          </w:hyperlink>
        </w:p>
        <w:p w:rsidR="002B1681" w:rsidRDefault="002B168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579927" w:history="1">
            <w:r w:rsidRPr="00D47714">
              <w:rPr>
                <w:rStyle w:val="Hyperlink"/>
                <w:noProof/>
                <w:lang w:val="en-US"/>
              </w:rPr>
              <w:t>Intended plan: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_Toc345579927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681" w:rsidRDefault="002B168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579928" w:history="1">
            <w:r w:rsidRPr="00D47714">
              <w:rPr>
                <w:rStyle w:val="Hyperlink"/>
                <w:noProof/>
                <w:lang w:val="en-US"/>
              </w:rPr>
              <w:t>Sound treatment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_Toc345579928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681" w:rsidRDefault="002B168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579929" w:history="1">
            <w:r w:rsidRPr="00D47714">
              <w:rPr>
                <w:rStyle w:val="Hyperlink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D47714">
              <w:rPr>
                <w:rStyle w:val="Hyperlink"/>
                <w:noProof/>
                <w:lang w:val="en-US"/>
              </w:rPr>
              <w:t>Sound recording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_Toc345579929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681" w:rsidRDefault="002B168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579935" w:history="1">
            <w:r w:rsidRPr="00D47714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D47714">
              <w:rPr>
                <w:rStyle w:val="Hyperlink"/>
                <w:noProof/>
                <w:lang w:val="en-US"/>
              </w:rPr>
              <w:t>Time split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_Toc345579935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681" w:rsidRDefault="002B168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579936" w:history="1">
            <w:r w:rsidRPr="00D47714">
              <w:rPr>
                <w:rStyle w:val="Hyperlink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D47714">
              <w:rPr>
                <w:rStyle w:val="Hyperlink"/>
                <w:noProof/>
                <w:lang w:val="en-US"/>
              </w:rPr>
              <w:t>Spectrogram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_Toc345579936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681" w:rsidRDefault="002B168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579937" w:history="1">
            <w:r w:rsidRPr="00D47714">
              <w:rPr>
                <w:rStyle w:val="Hyperlink"/>
                <w:noProof/>
                <w:lang w:val="en-US"/>
              </w:rPr>
              <w:t>Hamming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_Toc345579937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681" w:rsidRDefault="002B168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579938" w:history="1">
            <w:r w:rsidRPr="00D47714">
              <w:rPr>
                <w:rStyle w:val="Hyperlink"/>
                <w:noProof/>
                <w:lang w:val="en-US"/>
              </w:rPr>
              <w:t>Fast Fourier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_Toc345579938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681" w:rsidRDefault="002B168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579939" w:history="1">
            <w:r w:rsidRPr="00D47714">
              <w:rPr>
                <w:rStyle w:val="Hyperlink"/>
                <w:noProof/>
                <w:lang w:val="en-US"/>
              </w:rPr>
              <w:t>Redundancies elimination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_Toc345579939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681" w:rsidRDefault="002B168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579940" w:history="1">
            <w:r w:rsidRPr="00D47714">
              <w:rPr>
                <w:rStyle w:val="Hyperlink"/>
                <w:noProof/>
                <w:lang w:val="en-US"/>
              </w:rPr>
              <w:t>Amplitudes weighting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_Toc345579940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681" w:rsidRDefault="002B168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579941" w:history="1">
            <w:r w:rsidRPr="00D47714">
              <w:rPr>
                <w:rStyle w:val="Hyperlink"/>
                <w:noProof/>
                <w:kern w:val="28"/>
                <w:lang w:val="en-US"/>
              </w:rPr>
              <w:t>Mel scale and filter 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_Toc345579941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681" w:rsidRDefault="002B168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579942" w:history="1">
            <w:r w:rsidRPr="00D47714">
              <w:rPr>
                <w:rStyle w:val="Hyperlink"/>
                <w:noProof/>
                <w:kern w:val="28"/>
                <w:lang w:val="en-US"/>
              </w:rPr>
              <w:t>Spectrogram reconstruction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_Toc345579942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681" w:rsidRDefault="002B168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579943" w:history="1">
            <w:r w:rsidRPr="00D47714">
              <w:rPr>
                <w:rStyle w:val="Hyperlink"/>
                <w:noProof/>
                <w:lang w:val="en-US"/>
              </w:rPr>
              <w:t>Learning and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_Toc345579943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681" w:rsidRDefault="002B168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579944" w:history="1">
            <w:r w:rsidRPr="00D47714">
              <w:rPr>
                <w:rStyle w:val="Hyperlink"/>
                <w:noProof/>
                <w:kern w:val="28"/>
                <w:lang w:val="en-US"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D47714">
              <w:rPr>
                <w:rStyle w:val="Hyperlink"/>
                <w:noProof/>
                <w:kern w:val="28"/>
                <w:lang w:val="en-US"/>
              </w:rPr>
              <w:t>Existing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_Toc345579944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681" w:rsidRDefault="002B1681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579945" w:history="1">
            <w:r w:rsidRPr="00D47714">
              <w:rPr>
                <w:rStyle w:val="Hyperlink"/>
                <w:noProof/>
                <w:lang w:val="en-US"/>
              </w:rPr>
              <w:t>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_Toc345579945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681" w:rsidRDefault="002B168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45579946" w:history="1">
            <w:r w:rsidRPr="00D47714">
              <w:rPr>
                <w:rStyle w:val="Hyperlink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_Toc345579946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6D7" w:rsidRPr="00AF022C" w:rsidRDefault="00E438A2" w:rsidP="000266D7">
          <w:pPr>
            <w:rPr>
              <w:lang w:val="en-US"/>
            </w:rPr>
          </w:pPr>
          <w:r w:rsidRPr="00AF022C">
            <w:rPr>
              <w:lang w:val="en-US"/>
            </w:rPr>
            <w:fldChar w:fldCharType="end"/>
          </w:r>
        </w:p>
      </w:sdtContent>
    </w:sdt>
    <w:p w:rsidR="000266D7" w:rsidRPr="00AF022C" w:rsidRDefault="000266D7" w:rsidP="000266D7">
      <w:pPr>
        <w:rPr>
          <w:lang w:val="en-US"/>
        </w:rPr>
      </w:pPr>
      <w:r w:rsidRPr="00AF022C">
        <w:rPr>
          <w:lang w:val="en-US"/>
        </w:rPr>
        <w:br w:type="page"/>
      </w:r>
    </w:p>
    <w:p w:rsidR="000266D7" w:rsidRPr="00AF022C" w:rsidRDefault="000266D7" w:rsidP="000266D7">
      <w:pPr>
        <w:pStyle w:val="Heading1"/>
        <w:rPr>
          <w:lang w:val="en-US"/>
        </w:rPr>
      </w:pPr>
      <w:bookmarkStart w:id="0" w:name="_Toc345579926"/>
      <w:r w:rsidRPr="00AF022C">
        <w:rPr>
          <w:lang w:val="en-US"/>
        </w:rPr>
        <w:lastRenderedPageBreak/>
        <w:t>Introduction</w:t>
      </w:r>
      <w:bookmarkEnd w:id="0"/>
      <w:r w:rsidRPr="00AF022C">
        <w:rPr>
          <w:lang w:val="en-US"/>
        </w:rPr>
        <w:br w:type="page"/>
      </w:r>
    </w:p>
    <w:p w:rsidR="000266D7" w:rsidRPr="00AF022C" w:rsidRDefault="000A7D47" w:rsidP="000266D7">
      <w:pPr>
        <w:pStyle w:val="Heading1"/>
        <w:rPr>
          <w:lang w:val="en-US"/>
        </w:rPr>
      </w:pPr>
      <w:bookmarkStart w:id="1" w:name="_Toc345579927"/>
      <w:r w:rsidRPr="00AF022C">
        <w:rPr>
          <w:lang w:val="en-US"/>
        </w:rPr>
        <w:lastRenderedPageBreak/>
        <w:t>Intended plan</w:t>
      </w:r>
      <w:r w:rsidR="000266D7" w:rsidRPr="00AF022C">
        <w:rPr>
          <w:lang w:val="en-US"/>
        </w:rPr>
        <w:t>:</w:t>
      </w:r>
      <w:bookmarkEnd w:id="1"/>
    </w:p>
    <w:p w:rsidR="000266D7" w:rsidRPr="00AF022C" w:rsidRDefault="000266D7" w:rsidP="000266D7">
      <w:pPr>
        <w:rPr>
          <w:lang w:val="en-US"/>
        </w:rPr>
      </w:pPr>
    </w:p>
    <w:p w:rsidR="000266D7" w:rsidRPr="00AF022C" w:rsidRDefault="00965273" w:rsidP="000266D7">
      <w:pPr>
        <w:pStyle w:val="ListParagraph"/>
        <w:numPr>
          <w:ilvl w:val="0"/>
          <w:numId w:val="1"/>
        </w:numPr>
        <w:rPr>
          <w:lang w:val="en-US"/>
        </w:rPr>
      </w:pPr>
      <w:r w:rsidRPr="00AF022C">
        <w:rPr>
          <w:lang w:val="en-US"/>
        </w:rPr>
        <w:t>Sound treatment</w:t>
      </w:r>
    </w:p>
    <w:p w:rsidR="002B1681" w:rsidRPr="00AF022C" w:rsidRDefault="002B1681" w:rsidP="002B1681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>Sound recording (complete word)</w:t>
      </w:r>
    </w:p>
    <w:p w:rsidR="000266D7" w:rsidRPr="00AF022C" w:rsidRDefault="000266D7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>Auto-</w:t>
      </w:r>
      <w:r w:rsidR="00965273" w:rsidRPr="00AF022C">
        <w:rPr>
          <w:lang w:val="en-US"/>
        </w:rPr>
        <w:t>corre</w:t>
      </w:r>
      <w:r w:rsidRPr="00AF022C">
        <w:rPr>
          <w:lang w:val="en-US"/>
        </w:rPr>
        <w:t>lation</w:t>
      </w:r>
    </w:p>
    <w:p w:rsidR="000266D7" w:rsidRPr="00AF022C" w:rsidRDefault="00965273" w:rsidP="00965273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>Time split in slices of 20/30 ms, for all times</w:t>
      </w:r>
    </w:p>
    <w:p w:rsidR="000266D7" w:rsidRPr="00AF022C" w:rsidRDefault="00965273" w:rsidP="00965273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 xml:space="preserve">Fourier transformation for all slices </w:t>
      </w:r>
      <w:r w:rsidRPr="00AF022C">
        <w:rPr>
          <w:lang w:val="en-US"/>
        </w:rPr>
        <w:sym w:font="Wingdings" w:char="F0E8"/>
      </w:r>
      <w:r w:rsidRPr="00AF022C">
        <w:rPr>
          <w:lang w:val="en-US"/>
        </w:rPr>
        <w:t xml:space="preserve"> put together in a spectrogram (matrix)</w:t>
      </w:r>
    </w:p>
    <w:p w:rsidR="000266D7" w:rsidRPr="00AF022C" w:rsidRDefault="006E41E3" w:rsidP="000266D7">
      <w:pPr>
        <w:pStyle w:val="ListParagraph"/>
        <w:numPr>
          <w:ilvl w:val="0"/>
          <w:numId w:val="1"/>
        </w:numPr>
        <w:rPr>
          <w:lang w:val="en-US"/>
        </w:rPr>
      </w:pPr>
      <w:r w:rsidRPr="00AF022C">
        <w:rPr>
          <w:lang w:val="en-US"/>
        </w:rPr>
        <w:t>Learning</w:t>
      </w:r>
      <w:r w:rsidR="000266D7" w:rsidRPr="00AF022C">
        <w:rPr>
          <w:lang w:val="en-US"/>
        </w:rPr>
        <w:t xml:space="preserve"> (</w:t>
      </w:r>
      <w:r w:rsidRPr="00AF022C">
        <w:rPr>
          <w:lang w:val="en-US"/>
        </w:rPr>
        <w:t xml:space="preserve">problem of </w:t>
      </w:r>
      <w:proofErr w:type="spellStart"/>
      <w:r w:rsidR="000266D7" w:rsidRPr="00AF022C">
        <w:rPr>
          <w:lang w:val="en-US"/>
        </w:rPr>
        <w:t>Bakis</w:t>
      </w:r>
      <w:proofErr w:type="spellEnd"/>
      <w:r w:rsidR="000266D7" w:rsidRPr="00AF022C">
        <w:rPr>
          <w:lang w:val="en-US"/>
        </w:rPr>
        <w:t xml:space="preserve"> / </w:t>
      </w:r>
      <w:r w:rsidRPr="00AF022C">
        <w:rPr>
          <w:lang w:val="en-US"/>
        </w:rPr>
        <w:t xml:space="preserve">Hidden </w:t>
      </w:r>
      <w:r w:rsidR="000266D7" w:rsidRPr="00AF022C">
        <w:rPr>
          <w:lang w:val="en-US"/>
        </w:rPr>
        <w:t>Ma</w:t>
      </w:r>
      <w:r w:rsidRPr="00AF022C">
        <w:rPr>
          <w:lang w:val="en-US"/>
        </w:rPr>
        <w:t>rkov</w:t>
      </w:r>
      <w:r w:rsidR="000266D7" w:rsidRPr="00AF022C">
        <w:rPr>
          <w:lang w:val="en-US"/>
        </w:rPr>
        <w:t>/ Dynamic Time Warping)</w:t>
      </w:r>
    </w:p>
    <w:p w:rsidR="000266D7" w:rsidRPr="00AF022C" w:rsidRDefault="00E63202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>Frequencies scaling</w:t>
      </w:r>
      <w:r w:rsidR="000266D7" w:rsidRPr="00AF022C">
        <w:rPr>
          <w:lang w:val="en-US"/>
        </w:rPr>
        <w:t xml:space="preserve">: 20 </w:t>
      </w:r>
      <w:r w:rsidRPr="00AF022C">
        <w:rPr>
          <w:lang w:val="en-US"/>
        </w:rPr>
        <w:t xml:space="preserve">significant </w:t>
      </w:r>
      <w:r w:rsidR="000266D7" w:rsidRPr="00AF022C">
        <w:rPr>
          <w:lang w:val="en-US"/>
        </w:rPr>
        <w:t xml:space="preserve">points (Mel </w:t>
      </w:r>
      <w:r w:rsidRPr="00AF022C">
        <w:rPr>
          <w:lang w:val="en-US"/>
        </w:rPr>
        <w:t xml:space="preserve">scale </w:t>
      </w:r>
      <w:r w:rsidR="000266D7" w:rsidRPr="00AF022C">
        <w:rPr>
          <w:lang w:val="en-US"/>
        </w:rPr>
        <w:sym w:font="Wingdings" w:char="F0E8"/>
      </w:r>
      <w:r w:rsidR="000266D7" w:rsidRPr="00AF022C">
        <w:rPr>
          <w:lang w:val="en-US"/>
        </w:rPr>
        <w:t xml:space="preserve"> </w:t>
      </w:r>
      <w:r w:rsidRPr="00AF022C">
        <w:rPr>
          <w:lang w:val="en-US"/>
        </w:rPr>
        <w:t>assign importance</w:t>
      </w:r>
      <w:r w:rsidR="000266D7" w:rsidRPr="00AF022C">
        <w:rPr>
          <w:lang w:val="en-US"/>
        </w:rPr>
        <w:t xml:space="preserve"> </w:t>
      </w:r>
      <w:r w:rsidRPr="00AF022C">
        <w:rPr>
          <w:lang w:val="en-US"/>
        </w:rPr>
        <w:t>to some</w:t>
      </w:r>
      <w:r w:rsidR="000266D7" w:rsidRPr="00AF022C">
        <w:rPr>
          <w:lang w:val="en-US"/>
        </w:rPr>
        <w:t xml:space="preserve"> fr</w:t>
      </w:r>
      <w:r w:rsidRPr="00AF022C">
        <w:rPr>
          <w:lang w:val="en-US"/>
        </w:rPr>
        <w:t>e</w:t>
      </w:r>
      <w:r w:rsidR="000266D7" w:rsidRPr="00AF022C">
        <w:rPr>
          <w:lang w:val="en-US"/>
        </w:rPr>
        <w:t>quenc</w:t>
      </w:r>
      <w:r w:rsidRPr="00AF022C">
        <w:rPr>
          <w:lang w:val="en-US"/>
        </w:rPr>
        <w:t>i</w:t>
      </w:r>
      <w:r w:rsidR="000266D7" w:rsidRPr="00AF022C">
        <w:rPr>
          <w:lang w:val="en-US"/>
        </w:rPr>
        <w:t>es</w:t>
      </w:r>
      <w:proofErr w:type="gramStart"/>
      <w:r w:rsidR="000266D7" w:rsidRPr="00AF022C">
        <w:rPr>
          <w:lang w:val="en-US"/>
        </w:rPr>
        <w:t>)</w:t>
      </w:r>
      <w:proofErr w:type="gramEnd"/>
      <w:r w:rsidR="000266D7" w:rsidRPr="00AF022C">
        <w:rPr>
          <w:lang w:val="en-US"/>
        </w:rPr>
        <w:br/>
      </w:r>
      <w:r w:rsidR="006E5CE9" w:rsidRPr="00AF022C">
        <w:rPr>
          <w:lang w:val="en-US"/>
        </w:rPr>
        <w:t>Not compare the 1</w:t>
      </w:r>
      <w:r w:rsidR="006E5CE9" w:rsidRPr="00AF022C">
        <w:rPr>
          <w:vertAlign w:val="superscript"/>
          <w:lang w:val="en-US"/>
        </w:rPr>
        <w:t>st</w:t>
      </w:r>
      <w:r w:rsidR="006E5CE9" w:rsidRPr="00AF022C">
        <w:rPr>
          <w:lang w:val="en-US"/>
        </w:rPr>
        <w:t xml:space="preserve"> with</w:t>
      </w:r>
      <w:r w:rsidR="000266D7" w:rsidRPr="00AF022C">
        <w:rPr>
          <w:lang w:val="en-US"/>
        </w:rPr>
        <w:t xml:space="preserve"> </w:t>
      </w:r>
      <w:r w:rsidR="006E5CE9" w:rsidRPr="00AF022C">
        <w:rPr>
          <w:lang w:val="en-US"/>
        </w:rPr>
        <w:t>the 1</w:t>
      </w:r>
      <w:r w:rsidR="006E5CE9" w:rsidRPr="00AF022C">
        <w:rPr>
          <w:vertAlign w:val="superscript"/>
          <w:lang w:val="en-US"/>
        </w:rPr>
        <w:t>st</w:t>
      </w:r>
      <w:r w:rsidR="000266D7" w:rsidRPr="00AF022C">
        <w:rPr>
          <w:lang w:val="en-US"/>
        </w:rPr>
        <w:t>,</w:t>
      </w:r>
      <w:r w:rsidR="006E5CE9" w:rsidRPr="00AF022C">
        <w:rPr>
          <w:lang w:val="en-US"/>
        </w:rPr>
        <w:t xml:space="preserve"> it could exist some needed translations or </w:t>
      </w:r>
      <w:r w:rsidR="000266D7" w:rsidRPr="00AF022C">
        <w:rPr>
          <w:lang w:val="en-US"/>
        </w:rPr>
        <w:t xml:space="preserve"> </w:t>
      </w:r>
      <w:r w:rsidR="006E5CE9" w:rsidRPr="00AF022C">
        <w:rPr>
          <w:lang w:val="en-US"/>
        </w:rPr>
        <w:t>insignificant isolated elements.</w:t>
      </w:r>
    </w:p>
    <w:p w:rsidR="000266D7" w:rsidRPr="00AF022C" w:rsidRDefault="009D1246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>Comparison:</w:t>
      </w:r>
      <w:r w:rsidR="000266D7" w:rsidRPr="00AF022C">
        <w:rPr>
          <w:lang w:val="en-US"/>
        </w:rPr>
        <w:t xml:space="preserve"> « </w:t>
      </w:r>
      <w:r w:rsidR="006A2F2F" w:rsidRPr="00AF022C">
        <w:rPr>
          <w:lang w:val="en-US"/>
        </w:rPr>
        <w:t xml:space="preserve">compare most similar </w:t>
      </w:r>
      <w:r w:rsidRPr="00AF022C">
        <w:rPr>
          <w:lang w:val="en-US"/>
        </w:rPr>
        <w:t>words »</w:t>
      </w:r>
      <w:r w:rsidR="000266D7" w:rsidRPr="00AF022C">
        <w:rPr>
          <w:lang w:val="en-US"/>
        </w:rPr>
        <w:t xml:space="preserve">, </w:t>
      </w:r>
      <w:r w:rsidR="006A2F2F" w:rsidRPr="00AF022C">
        <w:rPr>
          <w:lang w:val="en-US"/>
        </w:rPr>
        <w:t>eventually</w:t>
      </w:r>
      <w:r w:rsidR="000266D7" w:rsidRPr="00AF022C">
        <w:rPr>
          <w:lang w:val="en-US"/>
        </w:rPr>
        <w:t xml:space="preserve"> </w:t>
      </w:r>
      <w:r w:rsidR="006A2F2F" w:rsidRPr="00AF022C">
        <w:rPr>
          <w:lang w:val="en-US"/>
        </w:rPr>
        <w:t>if we have a great vocabulary, begin with a leak sort.</w:t>
      </w:r>
      <w:r w:rsidR="000266D7" w:rsidRPr="00AF022C">
        <w:rPr>
          <w:lang w:val="en-US"/>
        </w:rPr>
        <w:br/>
        <w:t xml:space="preserve">ex : </w:t>
      </w:r>
      <w:r w:rsidRPr="00AF022C">
        <w:rPr>
          <w:lang w:val="en-US"/>
        </w:rPr>
        <w:t xml:space="preserve">in French, </w:t>
      </w:r>
      <w:r w:rsidR="000266D7" w:rsidRPr="00AF022C">
        <w:rPr>
          <w:lang w:val="en-US"/>
        </w:rPr>
        <w:t>6/10</w:t>
      </w:r>
      <w:r w:rsidR="000266D7" w:rsidRPr="00AF022C">
        <w:rPr>
          <w:lang w:val="en-US"/>
        </w:rPr>
        <w:br/>
        <w:t>S-</w:t>
      </w:r>
      <w:r w:rsidR="000266D7" w:rsidRPr="00AF022C">
        <w:rPr>
          <w:highlight w:val="yellow"/>
          <w:lang w:val="en-US"/>
        </w:rPr>
        <w:t>I-S</w:t>
      </w:r>
      <w:r w:rsidR="000266D7" w:rsidRPr="00AF022C">
        <w:rPr>
          <w:lang w:val="en-US"/>
        </w:rPr>
        <w:t xml:space="preserve"> </w:t>
      </w:r>
      <w:r w:rsidR="000266D7" w:rsidRPr="00AF022C">
        <w:rPr>
          <w:lang w:val="en-US"/>
        </w:rPr>
        <w:sym w:font="Wingdings" w:char="F0DF"/>
      </w:r>
      <w:r w:rsidR="000266D7" w:rsidRPr="00AF022C">
        <w:rPr>
          <w:lang w:val="en-US"/>
        </w:rPr>
        <w:t xml:space="preserve"> </w:t>
      </w:r>
      <w:r w:rsidRPr="00AF022C">
        <w:rPr>
          <w:lang w:val="en-US"/>
        </w:rPr>
        <w:t>delete the similar parts</w:t>
      </w:r>
      <w:r w:rsidR="000266D7" w:rsidRPr="00AF022C">
        <w:rPr>
          <w:lang w:val="en-US"/>
        </w:rPr>
        <w:br/>
        <w:t>D-</w:t>
      </w:r>
      <w:r w:rsidR="000266D7" w:rsidRPr="00AF022C">
        <w:rPr>
          <w:highlight w:val="yellow"/>
          <w:lang w:val="en-US"/>
        </w:rPr>
        <w:t>I-S</w:t>
      </w:r>
      <w:r w:rsidR="000266D7" w:rsidRPr="00AF022C">
        <w:rPr>
          <w:lang w:val="en-US"/>
        </w:rPr>
        <w:br/>
        <w:t>↑</w:t>
      </w:r>
      <w:r w:rsidRPr="00AF022C">
        <w:rPr>
          <w:lang w:val="en-US"/>
        </w:rPr>
        <w:t>compare relevant part</w:t>
      </w:r>
    </w:p>
    <w:p w:rsidR="000266D7" w:rsidRPr="00AF022C" w:rsidRDefault="00B1137C" w:rsidP="000266D7">
      <w:pPr>
        <w:pStyle w:val="ListParagraph"/>
        <w:numPr>
          <w:ilvl w:val="0"/>
          <w:numId w:val="1"/>
        </w:numPr>
        <w:rPr>
          <w:lang w:val="en-US"/>
        </w:rPr>
      </w:pPr>
      <w:r w:rsidRPr="00AF022C">
        <w:rPr>
          <w:lang w:val="en-US"/>
        </w:rPr>
        <w:t>HMI</w:t>
      </w:r>
    </w:p>
    <w:p w:rsidR="000266D7" w:rsidRPr="00AF022C" w:rsidRDefault="00B1137C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 xml:space="preserve">Graphic  </w:t>
      </w:r>
      <w:r w:rsidR="000266D7" w:rsidRPr="00AF022C">
        <w:rPr>
          <w:lang w:val="en-US"/>
        </w:rPr>
        <w:t xml:space="preserve">Interface: </w:t>
      </w:r>
      <w:r w:rsidRPr="00AF022C">
        <w:rPr>
          <w:lang w:val="en-US"/>
        </w:rPr>
        <w:t>display</w:t>
      </w:r>
      <w:r w:rsidR="000266D7" w:rsidRPr="00AF022C">
        <w:rPr>
          <w:lang w:val="en-US"/>
        </w:rPr>
        <w:t xml:space="preserve"> </w:t>
      </w:r>
      <w:r w:rsidRPr="00AF022C">
        <w:rPr>
          <w:lang w:val="en-US"/>
        </w:rPr>
        <w:t>syllable</w:t>
      </w:r>
      <w:r w:rsidR="000266D7" w:rsidRPr="00AF022C">
        <w:rPr>
          <w:lang w:val="en-US"/>
        </w:rPr>
        <w:t xml:space="preserve"> (</w:t>
      </w:r>
      <w:r w:rsidRPr="00AF022C">
        <w:rPr>
          <w:lang w:val="en-US"/>
        </w:rPr>
        <w:t>and the spectrogram</w:t>
      </w:r>
      <w:r w:rsidR="000266D7" w:rsidRPr="00AF022C">
        <w:rPr>
          <w:lang w:val="en-US"/>
        </w:rPr>
        <w:t>)</w:t>
      </w:r>
    </w:p>
    <w:p w:rsidR="000266D7" w:rsidRPr="00AF022C" w:rsidRDefault="000266D7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>« </w:t>
      </w:r>
      <w:r w:rsidR="001C5D56" w:rsidRPr="00AF022C">
        <w:rPr>
          <w:lang w:val="en-US"/>
        </w:rPr>
        <w:t>Purchase</w:t>
      </w:r>
      <w:r w:rsidRPr="00AF022C">
        <w:rPr>
          <w:lang w:val="en-US"/>
        </w:rPr>
        <w:t xml:space="preserve"> » </w:t>
      </w:r>
      <w:r w:rsidR="00B1137C" w:rsidRPr="00AF022C">
        <w:rPr>
          <w:lang w:val="en-US"/>
        </w:rPr>
        <w:t>Learning</w:t>
      </w:r>
      <w:r w:rsidRPr="00AF022C">
        <w:rPr>
          <w:lang w:val="en-US"/>
        </w:rPr>
        <w:t xml:space="preserve"> : </w:t>
      </w:r>
      <w:r w:rsidR="00B1137C" w:rsidRPr="00AF022C">
        <w:rPr>
          <w:lang w:val="en-US"/>
        </w:rPr>
        <w:t>buttons</w:t>
      </w:r>
      <w:r w:rsidRPr="00AF022C">
        <w:rPr>
          <w:lang w:val="en-US"/>
        </w:rPr>
        <w:t xml:space="preserve"> « ok »/ « </w:t>
      </w:r>
      <w:r w:rsidR="00B1137C" w:rsidRPr="00AF022C">
        <w:rPr>
          <w:lang w:val="en-US"/>
        </w:rPr>
        <w:t>not</w:t>
      </w:r>
      <w:r w:rsidRPr="00AF022C">
        <w:rPr>
          <w:lang w:val="en-US"/>
        </w:rPr>
        <w:t xml:space="preserve"> ok » </w:t>
      </w:r>
      <w:r w:rsidR="00B1137C" w:rsidRPr="00AF022C">
        <w:rPr>
          <w:lang w:val="en-US"/>
        </w:rPr>
        <w:t>and we put the</w:t>
      </w:r>
      <w:r w:rsidRPr="00AF022C">
        <w:rPr>
          <w:lang w:val="en-US"/>
        </w:rPr>
        <w:t xml:space="preserve"> </w:t>
      </w:r>
      <w:r w:rsidR="00B1137C" w:rsidRPr="00AF022C">
        <w:rPr>
          <w:lang w:val="en-US"/>
        </w:rPr>
        <w:t>syllable</w:t>
      </w:r>
      <w:r w:rsidRPr="00AF022C">
        <w:rPr>
          <w:lang w:val="en-US"/>
        </w:rPr>
        <w:t xml:space="preserve"> </w:t>
      </w:r>
      <w:r w:rsidR="00B1137C" w:rsidRPr="00AF022C">
        <w:rPr>
          <w:lang w:val="en-US"/>
        </w:rPr>
        <w:t>in the</w:t>
      </w:r>
      <w:r w:rsidRPr="00AF022C">
        <w:rPr>
          <w:lang w:val="en-US"/>
        </w:rPr>
        <w:t xml:space="preserve"> </w:t>
      </w:r>
      <w:r w:rsidR="00B1137C" w:rsidRPr="00AF022C">
        <w:rPr>
          <w:lang w:val="en-US"/>
        </w:rPr>
        <w:t>data</w:t>
      </w:r>
      <w:r w:rsidRPr="00AF022C">
        <w:rPr>
          <w:lang w:val="en-US"/>
        </w:rPr>
        <w:t>base</w:t>
      </w:r>
    </w:p>
    <w:p w:rsidR="000266D7" w:rsidRPr="00AF022C" w:rsidRDefault="00B1137C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 xml:space="preserve">Labyrinth  </w:t>
      </w:r>
      <w:r w:rsidR="000266D7" w:rsidRPr="00AF022C">
        <w:rPr>
          <w:lang w:val="en-US"/>
        </w:rPr>
        <w:t>« </w:t>
      </w:r>
      <w:r w:rsidRPr="00AF022C">
        <w:rPr>
          <w:lang w:val="en-US"/>
        </w:rPr>
        <w:t>game</w:t>
      </w:r>
      <w:r w:rsidR="000266D7" w:rsidRPr="00AF022C">
        <w:rPr>
          <w:lang w:val="en-US"/>
        </w:rPr>
        <w:t xml:space="preserve"> »: </w:t>
      </w:r>
      <w:r w:rsidRPr="00AF022C">
        <w:rPr>
          <w:lang w:val="en-US"/>
        </w:rPr>
        <w:t>we move with our voice</w:t>
      </w:r>
      <w:r w:rsidR="000266D7" w:rsidRPr="00AF022C">
        <w:rPr>
          <w:lang w:val="en-US"/>
        </w:rPr>
        <w:br/>
        <w:t xml:space="preserve">/ !\ </w:t>
      </w:r>
      <w:r w:rsidR="006F2102" w:rsidRPr="00AF022C">
        <w:rPr>
          <w:lang w:val="en-US"/>
        </w:rPr>
        <w:t>learning the words</w:t>
      </w:r>
      <w:r w:rsidR="000266D7" w:rsidRPr="00AF022C">
        <w:rPr>
          <w:lang w:val="en-US"/>
        </w:rPr>
        <w:t xml:space="preserve"> </w:t>
      </w:r>
      <w:r w:rsidR="006F2102" w:rsidRPr="00AF022C">
        <w:rPr>
          <w:lang w:val="en-US"/>
        </w:rPr>
        <w:t xml:space="preserve">the gamer will use </w:t>
      </w:r>
      <w:r w:rsidR="00BD204E" w:rsidRPr="00AF022C">
        <w:rPr>
          <w:lang w:val="en-US"/>
        </w:rPr>
        <w:t xml:space="preserve">during </w:t>
      </w:r>
      <w:r w:rsidR="006F2102" w:rsidRPr="00AF022C">
        <w:rPr>
          <w:lang w:val="en-US"/>
        </w:rPr>
        <w:t xml:space="preserve">the </w:t>
      </w:r>
      <w:r w:rsidR="000266D7" w:rsidRPr="00AF022C">
        <w:rPr>
          <w:lang w:val="en-US"/>
        </w:rPr>
        <w:t>« </w:t>
      </w:r>
      <w:r w:rsidR="006F2102" w:rsidRPr="00AF022C">
        <w:rPr>
          <w:lang w:val="en-US"/>
        </w:rPr>
        <w:t>game</w:t>
      </w:r>
      <w:r w:rsidR="000266D7" w:rsidRPr="00AF022C">
        <w:rPr>
          <w:lang w:val="en-US"/>
        </w:rPr>
        <w:t xml:space="preserve"> » </w:t>
      </w:r>
    </w:p>
    <w:p w:rsidR="000266D7" w:rsidRPr="00AF022C" w:rsidRDefault="000266D7" w:rsidP="000266D7">
      <w:pPr>
        <w:rPr>
          <w:lang w:val="en-US"/>
        </w:rPr>
      </w:pPr>
      <w:r w:rsidRPr="00AF022C">
        <w:rPr>
          <w:lang w:val="en-US"/>
        </w:rPr>
        <w:br w:type="page"/>
      </w:r>
    </w:p>
    <w:p w:rsidR="00CB328E" w:rsidRPr="00AF022C" w:rsidRDefault="00CB328E" w:rsidP="00CB328E">
      <w:pPr>
        <w:pStyle w:val="Heading1"/>
        <w:rPr>
          <w:lang w:val="en-US"/>
        </w:rPr>
      </w:pPr>
      <w:bookmarkStart w:id="2" w:name="_Toc345579928"/>
      <w:r w:rsidRPr="00AF022C">
        <w:rPr>
          <w:lang w:val="en-US"/>
        </w:rPr>
        <w:lastRenderedPageBreak/>
        <w:t>Sound treatment</w:t>
      </w:r>
      <w:bookmarkEnd w:id="2"/>
    </w:p>
    <w:p w:rsidR="00CB328E" w:rsidRDefault="00CB328E" w:rsidP="00CB328E">
      <w:pPr>
        <w:rPr>
          <w:lang w:val="en-US"/>
        </w:rPr>
      </w:pPr>
    </w:p>
    <w:p w:rsidR="009C7B95" w:rsidRPr="00AF022C" w:rsidRDefault="009C7B95" w:rsidP="009C7B95">
      <w:pPr>
        <w:pStyle w:val="Heading2"/>
        <w:numPr>
          <w:ilvl w:val="0"/>
          <w:numId w:val="2"/>
        </w:numPr>
        <w:rPr>
          <w:lang w:val="en-US"/>
        </w:rPr>
      </w:pPr>
      <w:bookmarkStart w:id="3" w:name="_Toc345579929"/>
      <w:r w:rsidRPr="00AF022C">
        <w:rPr>
          <w:lang w:val="en-US"/>
        </w:rPr>
        <w:t>Sound recording</w:t>
      </w:r>
      <w:bookmarkEnd w:id="3"/>
    </w:p>
    <w:p w:rsidR="009C7B95" w:rsidRPr="00AF022C" w:rsidRDefault="009C7B95" w:rsidP="009C7B95">
      <w:pPr>
        <w:rPr>
          <w:lang w:val="en-US"/>
        </w:rPr>
      </w:pPr>
    </w:p>
    <w:p w:rsidR="009C7B95" w:rsidRPr="00AF022C" w:rsidRDefault="009C7B95" w:rsidP="009C7B95">
      <w:pPr>
        <w:rPr>
          <w:lang w:val="en-US"/>
        </w:rPr>
      </w:pPr>
      <w:r w:rsidRPr="00AF022C">
        <w:rPr>
          <w:lang w:val="en-US"/>
        </w:rPr>
        <w:t>Choice of the driver to use, choice of the mike</w:t>
      </w:r>
    </w:p>
    <w:p w:rsidR="009C7B95" w:rsidRDefault="009C7B95" w:rsidP="009C7B95">
      <w:pPr>
        <w:rPr>
          <w:lang w:val="en-US"/>
        </w:rPr>
      </w:pPr>
      <w:r w:rsidRPr="00AF022C">
        <w:rPr>
          <w:lang w:val="en-US"/>
        </w:rPr>
        <w:t xml:space="preserve">When we are waiting for a response, we start the sound recording and it keeps going in continues, we remove the </w:t>
      </w:r>
      <w:commentRangeStart w:id="4"/>
      <w:r w:rsidRPr="00AF022C">
        <w:rPr>
          <w:lang w:val="en-US"/>
        </w:rPr>
        <w:t>irrelevant</w:t>
      </w:r>
      <w:commentRangeEnd w:id="4"/>
      <w:r w:rsidR="00705E56">
        <w:rPr>
          <w:rStyle w:val="CommentReference"/>
        </w:rPr>
        <w:commentReference w:id="4"/>
      </w:r>
      <w:r w:rsidRPr="00AF022C">
        <w:rPr>
          <w:lang w:val="en-US"/>
        </w:rPr>
        <w:t xml:space="preserve"> parts (without speech or noise)</w:t>
      </w:r>
    </w:p>
    <w:p w:rsidR="00A70978" w:rsidRDefault="00A70978" w:rsidP="009C7B95">
      <w:pPr>
        <w:rPr>
          <w:lang w:val="en-US"/>
        </w:rPr>
      </w:pPr>
      <w:r w:rsidRPr="00A70978">
        <w:rPr>
          <w:noProof/>
          <w:lang w:eastAsia="fr-FR"/>
        </w:rPr>
        <w:drawing>
          <wp:inline distT="0" distB="0" distL="0" distR="0">
            <wp:extent cx="5760720" cy="664555"/>
            <wp:effectExtent l="19050" t="0" r="0" b="0"/>
            <wp:docPr id="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B95" w:rsidRPr="00AF022C" w:rsidRDefault="009C7B95" w:rsidP="009C7B95">
      <w:pPr>
        <w:rPr>
          <w:lang w:val="en-US"/>
        </w:rPr>
      </w:pPr>
    </w:p>
    <w:p w:rsidR="009C7B95" w:rsidRPr="00AF022C" w:rsidDel="009C7B95" w:rsidRDefault="009C7B95" w:rsidP="00CB328E">
      <w:pPr>
        <w:rPr>
          <w:del w:id="5" w:author="Guenon" w:date="2013-01-10T08:27:00Z"/>
          <w:lang w:val="en-US"/>
        </w:rPr>
      </w:pPr>
      <w:bookmarkStart w:id="6" w:name="_Toc345573627"/>
      <w:bookmarkStart w:id="7" w:name="_Toc345579930"/>
      <w:bookmarkEnd w:id="6"/>
      <w:bookmarkEnd w:id="7"/>
    </w:p>
    <w:p w:rsidR="00CB328E" w:rsidRPr="00AF022C" w:rsidDel="009C7B95" w:rsidRDefault="00CB328E" w:rsidP="00CB328E">
      <w:pPr>
        <w:pStyle w:val="Heading2"/>
        <w:numPr>
          <w:ilvl w:val="0"/>
          <w:numId w:val="2"/>
        </w:numPr>
        <w:rPr>
          <w:del w:id="8" w:author="Guenon" w:date="2013-01-10T08:27:00Z"/>
          <w:lang w:val="en-US"/>
        </w:rPr>
      </w:pPr>
      <w:del w:id="9" w:author="Guenon" w:date="2013-01-10T08:27:00Z">
        <w:r w:rsidRPr="00AF022C" w:rsidDel="009C7B95">
          <w:rPr>
            <w:lang w:val="en-US"/>
          </w:rPr>
          <w:delText>Auto-correlation</w:delText>
        </w:r>
        <w:bookmarkStart w:id="10" w:name="_Toc345573628"/>
        <w:bookmarkStart w:id="11" w:name="_Toc345579931"/>
        <w:bookmarkEnd w:id="10"/>
        <w:bookmarkEnd w:id="11"/>
      </w:del>
    </w:p>
    <w:p w:rsidR="00CB328E" w:rsidRPr="00AF022C" w:rsidDel="009C7B95" w:rsidRDefault="00CB328E" w:rsidP="00CB328E">
      <w:pPr>
        <w:rPr>
          <w:del w:id="12" w:author="Guenon" w:date="2013-01-10T08:27:00Z"/>
          <w:lang w:val="en-US"/>
        </w:rPr>
      </w:pPr>
      <w:bookmarkStart w:id="13" w:name="_Toc345573629"/>
      <w:bookmarkStart w:id="14" w:name="_Toc345579932"/>
      <w:bookmarkEnd w:id="13"/>
      <w:bookmarkEnd w:id="14"/>
    </w:p>
    <w:p w:rsidR="00CB328E" w:rsidRPr="00AF022C" w:rsidDel="009C7B95" w:rsidRDefault="00CB328E" w:rsidP="00CB328E">
      <w:pPr>
        <w:rPr>
          <w:del w:id="15" w:author="Guenon" w:date="2013-01-10T08:27:00Z"/>
          <w:rFonts w:eastAsiaTheme="minorEastAsia"/>
          <w:lang w:val="en-US"/>
        </w:rPr>
      </w:pPr>
      <m:oMathPara>
        <m:oMath>
          <w:del w:id="16" w:author="Guenon" w:date="2013-01-10T08:27:00Z">
            <m:r>
              <w:rPr>
                <w:rFonts w:ascii="Cambria Math" w:hAnsi="Cambria Math"/>
                <w:lang w:val="en-US"/>
              </w:rPr>
              <m:t>∀t,  y</m:t>
            </m:r>
          </w:del>
          <m:d>
            <m:dPr>
              <m:ctrlPr>
                <w:del w:id="17" w:author="Guenon" w:date="2013-01-10T08:27:00Z">
                  <w:rPr>
                    <w:rFonts w:ascii="Cambria Math" w:hAnsi="Cambria Math"/>
                    <w:i/>
                    <w:lang w:val="en-US"/>
                  </w:rPr>
                </w:del>
              </m:ctrlPr>
            </m:dPr>
            <m:e>
              <w:del w:id="18" w:author="Guenon" w:date="2013-01-10T08:27:00Z">
                <m:r>
                  <w:rPr>
                    <w:rFonts w:ascii="Cambria Math" w:hAnsi="Cambria Math"/>
                    <w:lang w:val="en-US"/>
                  </w:rPr>
                  <m:t>t</m:t>
                </m:r>
              </w:del>
            </m:e>
          </m:d>
          <w:del w:id="19" w:author="Guenon" w:date="2013-01-10T08:27:00Z">
            <m:r>
              <w:rPr>
                <w:rFonts w:ascii="Cambria Math" w:hAnsi="Cambria Math"/>
                <w:lang w:val="en-US"/>
              </w:rPr>
              <m:t xml:space="preserve">= </m:t>
            </m:r>
          </w:del>
          <m:nary>
            <m:naryPr>
              <m:chr m:val="∑"/>
              <m:limLoc m:val="undOvr"/>
              <m:ctrlPr>
                <w:del w:id="20" w:author="Guenon" w:date="2013-01-10T08:27:00Z">
                  <w:rPr>
                    <w:rFonts w:ascii="Cambria Math" w:hAnsi="Cambria Math"/>
                    <w:i/>
                    <w:lang w:val="en-US"/>
                  </w:rPr>
                </w:del>
              </m:ctrlPr>
            </m:naryPr>
            <m:sub>
              <w:del w:id="21" w:author="Guenon" w:date="2013-01-10T08:27:00Z">
                <m:r>
                  <w:rPr>
                    <w:rFonts w:ascii="Cambria Math" w:hAnsi="Cambria Math"/>
                    <w:lang w:val="en-US"/>
                  </w:rPr>
                  <m:t>τ</m:t>
                </m:r>
              </w:del>
            </m:sub>
            <m:sup>
              <w:del w:id="22" w:author="Guenon" w:date="2013-01-10T08:27:00Z"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w:del>
            </m:sup>
            <m:e>
              <w:del w:id="23" w:author="Guenon" w:date="2013-01-10T08:27:00Z">
                <m:r>
                  <w:rPr>
                    <w:rFonts w:ascii="Cambria Math" w:hAnsi="Cambria Math"/>
                    <w:lang w:val="en-US"/>
                  </w:rPr>
                  <m:t>x</m:t>
                </m:r>
              </w:del>
              <m:d>
                <m:dPr>
                  <m:ctrlPr>
                    <w:del w:id="24" w:author="Guenon" w:date="2013-01-10T08:27:00Z">
                      <w:rPr>
                        <w:rFonts w:ascii="Cambria Math" w:hAnsi="Cambria Math"/>
                        <w:i/>
                        <w:lang w:val="en-US"/>
                      </w:rPr>
                    </w:del>
                  </m:ctrlPr>
                </m:dPr>
                <m:e>
                  <w:del w:id="25" w:author="Guenon" w:date="2013-01-10T08:27:00Z">
                    <m:r>
                      <w:rPr>
                        <w:rFonts w:ascii="Cambria Math" w:hAnsi="Cambria Math"/>
                        <w:lang w:val="en-US"/>
                      </w:rPr>
                      <m:t>τ-t</m:t>
                    </m:r>
                  </w:del>
                </m:e>
              </m:d>
              <w:del w:id="26" w:author="Guenon" w:date="2013-01-10T08:27:00Z">
                <m:r>
                  <w:rPr>
                    <w:rFonts w:ascii="Cambria Math" w:hAnsi="Cambria Math"/>
                    <w:lang w:val="en-US"/>
                  </w:rPr>
                  <m:t>*x(t)</m:t>
                </m:r>
              </w:del>
            </m:e>
          </m:nary>
        </m:oMath>
      </m:oMathPara>
      <w:bookmarkStart w:id="27" w:name="_Toc345573630"/>
      <w:bookmarkStart w:id="28" w:name="_Toc345579933"/>
      <w:bookmarkEnd w:id="27"/>
      <w:bookmarkEnd w:id="28"/>
    </w:p>
    <w:p w:rsidR="00CB328E" w:rsidRPr="00AF022C" w:rsidDel="009C7B95" w:rsidRDefault="00CB328E" w:rsidP="00CB328E">
      <w:pPr>
        <w:rPr>
          <w:del w:id="29" w:author="Guenon" w:date="2013-01-10T08:27:00Z"/>
          <w:lang w:val="en-US"/>
        </w:rPr>
      </w:pPr>
      <w:bookmarkStart w:id="30" w:name="_Toc345573631"/>
      <w:bookmarkStart w:id="31" w:name="_Toc345579934"/>
      <w:bookmarkEnd w:id="30"/>
      <w:bookmarkEnd w:id="31"/>
    </w:p>
    <w:p w:rsidR="00CB328E" w:rsidRPr="00AF022C" w:rsidRDefault="00CB328E" w:rsidP="00CB328E">
      <w:pPr>
        <w:pStyle w:val="Heading2"/>
        <w:numPr>
          <w:ilvl w:val="0"/>
          <w:numId w:val="2"/>
        </w:numPr>
        <w:rPr>
          <w:lang w:val="en-US"/>
        </w:rPr>
      </w:pPr>
      <w:bookmarkStart w:id="32" w:name="_Toc345579935"/>
      <w:r w:rsidRPr="00AF022C">
        <w:rPr>
          <w:lang w:val="en-US"/>
        </w:rPr>
        <w:t>Time split</w:t>
      </w:r>
      <w:bookmarkEnd w:id="32"/>
    </w:p>
    <w:p w:rsidR="004820A9" w:rsidRPr="00AF022C" w:rsidRDefault="00CB328E" w:rsidP="00CB328E">
      <w:pPr>
        <w:rPr>
          <w:lang w:val="en-US"/>
        </w:rPr>
      </w:pPr>
      <w:r w:rsidRPr="00AF022C">
        <w:rPr>
          <w:lang w:val="en-US"/>
        </w:rPr>
        <w:t xml:space="preserve"> </w:t>
      </w:r>
    </w:p>
    <w:p w:rsidR="00F7112E" w:rsidRPr="00AF022C" w:rsidRDefault="004820A9" w:rsidP="00CB328E">
      <w:pPr>
        <w:rPr>
          <w:rFonts w:eastAsiaTheme="minorEastAsia"/>
          <w:lang w:val="en-US"/>
        </w:rPr>
      </w:pPr>
      <w:r w:rsidRPr="00AF022C">
        <w:rPr>
          <w:lang w:val="en-US"/>
        </w:rPr>
        <w:t>Time</w:t>
      </w:r>
      <w:r w:rsidR="00F7112E" w:rsidRPr="00AF022C">
        <w:rPr>
          <w:lang w:val="en-US"/>
        </w:rPr>
        <w:t xml:space="preserve"> is</w:t>
      </w:r>
      <w:r w:rsidRPr="00AF022C">
        <w:rPr>
          <w:lang w:val="en-US"/>
        </w:rPr>
        <w:t xml:space="preserve"> split </w:t>
      </w:r>
      <w:r w:rsidR="00CB328E" w:rsidRPr="00AF022C">
        <w:rPr>
          <w:lang w:val="en-US"/>
        </w:rPr>
        <w:t xml:space="preserve">in slices of </w:t>
      </w:r>
      <w:r w:rsidR="00F7112E" w:rsidRPr="00AF022C">
        <w:rPr>
          <w:lang w:val="en-US"/>
        </w:rPr>
        <w:t xml:space="preserve">approximately </w:t>
      </w:r>
      <w:r w:rsidR="00CB328E" w:rsidRPr="00AF022C">
        <w:rPr>
          <w:lang w:val="en-US"/>
        </w:rPr>
        <w:t>30 ms</w:t>
      </w:r>
      <w:r w:rsidRPr="00AF022C">
        <w:rPr>
          <w:lang w:val="en-US"/>
        </w:rPr>
        <w:t xml:space="preserve">: </w:t>
      </w:r>
      <w:r w:rsidRPr="00AF022C">
        <w:rPr>
          <w:lang w:val="en-US"/>
        </w:rPr>
        <w:br/>
        <w:t xml:space="preserve">For all time t, </w:t>
      </w:r>
      <w:r w:rsidR="004E08AD" w:rsidRPr="00AF022C">
        <w:rPr>
          <w:lang w:val="en-US"/>
        </w:rPr>
        <w:t xml:space="preserve">we take a signal’s </w:t>
      </w:r>
      <w:r w:rsidR="00F7112E" w:rsidRPr="00AF022C">
        <w:rPr>
          <w:lang w:val="en-US"/>
        </w:rPr>
        <w:t>slice which extends</w:t>
      </w:r>
      <w:r w:rsidR="004E08AD" w:rsidRPr="00AF022C">
        <w:rPr>
          <w:lang w:val="en-US"/>
        </w:rPr>
        <w:t xml:space="preserve"> from </w:t>
      </w:r>
      <m:oMath>
        <m:r>
          <w:rPr>
            <w:rFonts w:ascii="Cambria Math" w:hAnsi="Cambria Math"/>
            <w:lang w:val="en-US"/>
          </w:rPr>
          <m:t>t</m:t>
        </m:r>
      </m:oMath>
      <w:r w:rsidR="004E08AD" w:rsidRPr="00AF022C">
        <w:rPr>
          <w:rFonts w:eastAsiaTheme="minorEastAsia"/>
          <w:lang w:val="en-US"/>
        </w:rPr>
        <w:t xml:space="preserve"> to</w:t>
      </w:r>
      <m:oMath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hAnsi="Cambria Math"/>
            <w:lang w:val="en-US"/>
          </w:rPr>
          <m:t>t+∆</m:t>
        </m:r>
      </m:oMath>
      <w:r w:rsidR="004E08AD" w:rsidRPr="00AF022C">
        <w:rPr>
          <w:rFonts w:eastAsiaTheme="minorEastAsia"/>
          <w:lang w:val="en-US"/>
        </w:rPr>
        <w:t xml:space="preserve">. </w:t>
      </w:r>
    </w:p>
    <w:p w:rsidR="00F7112E" w:rsidRPr="00AF022C" w:rsidRDefault="00CF76D2" w:rsidP="001B1346">
      <w:pPr>
        <w:rPr>
          <w:rFonts w:eastAsiaTheme="minorEastAsia"/>
          <w:lang w:val="en-US"/>
        </w:rPr>
      </w:pPr>
      <w:r w:rsidRPr="00AF022C">
        <w:rPr>
          <w:rFonts w:eastAsiaTheme="minorEastAsia"/>
          <w:lang w:val="en-US"/>
        </w:rPr>
        <w:t xml:space="preserve">However, the fast Fourier transformation needs a number of points which are a power of 2 in order to perform faster. </w:t>
      </w:r>
      <w:r w:rsidR="00F7112E" w:rsidRPr="00AF022C">
        <w:rPr>
          <w:rFonts w:eastAsiaTheme="minorEastAsia"/>
          <w:lang w:val="en-US"/>
        </w:rPr>
        <w:t>We chose to take signal’s slices of size n (with n samples), where n is a power of 2 and so that “n*sampling time” is the closest to 30ms.</w:t>
      </w:r>
    </w:p>
    <w:p w:rsidR="007F5DA5" w:rsidRPr="00AF022C" w:rsidRDefault="00F7112E" w:rsidP="001B1346">
      <w:pPr>
        <w:rPr>
          <w:rFonts w:eastAsiaTheme="minorEastAsia"/>
          <w:lang w:val="en-US"/>
        </w:rPr>
      </w:pPr>
      <w:r w:rsidRPr="00AF022C">
        <w:rPr>
          <w:rFonts w:eastAsiaTheme="minorEastAsia"/>
          <w:lang w:val="en-US"/>
        </w:rPr>
        <w:t xml:space="preserve">We can easily see here that the last signal’s slice will not necessarily has the same size as the others, that’s why we complete the end of the signal with 0 and </w:t>
      </w:r>
      <w:r w:rsidR="003F0D45" w:rsidRPr="00AF022C">
        <w:rPr>
          <w:rFonts w:eastAsiaTheme="minorEastAsia"/>
          <w:lang w:val="en-US"/>
        </w:rPr>
        <w:t xml:space="preserve">so </w:t>
      </w:r>
      <w:r w:rsidRPr="00AF022C">
        <w:rPr>
          <w:rFonts w:eastAsiaTheme="minorEastAsia"/>
          <w:lang w:val="en-US"/>
        </w:rPr>
        <w:t>have a signal that has a size which is a multiple of the power of 2 considered.</w:t>
      </w:r>
    </w:p>
    <w:p w:rsidR="00705E56" w:rsidRDefault="00705E56">
      <w:pPr>
        <w:rPr>
          <w:lang w:val="en-US"/>
        </w:rPr>
      </w:pPr>
      <w:r>
        <w:rPr>
          <w:lang w:val="en-US"/>
        </w:rPr>
        <w:br w:type="page"/>
      </w:r>
    </w:p>
    <w:p w:rsidR="00CB328E" w:rsidRPr="00AF022C" w:rsidRDefault="00312123" w:rsidP="00CB328E">
      <w:pPr>
        <w:pStyle w:val="Heading2"/>
        <w:numPr>
          <w:ilvl w:val="0"/>
          <w:numId w:val="2"/>
        </w:numPr>
        <w:rPr>
          <w:lang w:val="en-US"/>
        </w:rPr>
      </w:pPr>
      <w:bookmarkStart w:id="33" w:name="_Toc345579936"/>
      <w:r w:rsidRPr="00AF022C">
        <w:rPr>
          <w:lang w:val="en-US"/>
        </w:rPr>
        <w:lastRenderedPageBreak/>
        <w:t>Spectrogram</w:t>
      </w:r>
      <w:bookmarkEnd w:id="33"/>
    </w:p>
    <w:p w:rsidR="004820A9" w:rsidRPr="00AF022C" w:rsidRDefault="004820A9" w:rsidP="004820A9">
      <w:pPr>
        <w:rPr>
          <w:lang w:val="en-US"/>
        </w:rPr>
      </w:pPr>
    </w:p>
    <w:p w:rsidR="00312123" w:rsidRPr="00AF022C" w:rsidRDefault="00312123" w:rsidP="00312123">
      <w:pPr>
        <w:pStyle w:val="Heading3"/>
        <w:rPr>
          <w:lang w:val="en-US"/>
        </w:rPr>
      </w:pPr>
      <w:bookmarkStart w:id="34" w:name="_Toc345579937"/>
      <w:r w:rsidRPr="00AF022C">
        <w:rPr>
          <w:lang w:val="en-US"/>
        </w:rPr>
        <w:t>Hamming window</w:t>
      </w:r>
      <w:bookmarkEnd w:id="34"/>
    </w:p>
    <w:p w:rsidR="00355348" w:rsidRPr="00AF022C" w:rsidRDefault="00355348" w:rsidP="00355348">
      <w:pPr>
        <w:rPr>
          <w:lang w:val="en-US"/>
        </w:rPr>
      </w:pPr>
      <w:r w:rsidRPr="00AF022C">
        <w:rPr>
          <w:lang w:val="en-US"/>
        </w:rPr>
        <w:t>Once the signal is split in slices, we apply to it a Hamming window in order to avoid big discontinuities on the borders, and so avoid inconsistent results with the Fourier transformation.</w:t>
      </w:r>
    </w:p>
    <w:p w:rsidR="00355348" w:rsidRPr="00AF022C" w:rsidRDefault="00355348" w:rsidP="00355348">
      <w:pPr>
        <w:rPr>
          <w:lang w:val="en-US"/>
        </w:rPr>
      </w:pPr>
      <w:r w:rsidRPr="00AF022C"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3160313</wp:posOffset>
            </wp:positionH>
            <wp:positionV relativeFrom="paragraph">
              <wp:posOffset>105246</wp:posOffset>
            </wp:positionV>
            <wp:extent cx="3048615" cy="2536723"/>
            <wp:effectExtent l="1905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15" cy="2536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F022C">
        <w:rPr>
          <w:lang w:val="en-US"/>
        </w:rPr>
        <w:t>Formula of the Hamming</w:t>
      </w:r>
      <w:r w:rsidR="003F04AC" w:rsidRPr="00AF022C">
        <w:rPr>
          <w:lang w:val="en-US"/>
        </w:rPr>
        <w:t> window</w:t>
      </w:r>
      <w:r w:rsidRPr="00AF022C">
        <w:rPr>
          <w:lang w:val="en-US"/>
        </w:rPr>
        <w:t>:</w:t>
      </w:r>
    </w:p>
    <w:p w:rsidR="00355348" w:rsidRPr="00AF022C" w:rsidRDefault="00355348" w:rsidP="00355348">
      <w:pPr>
        <w:jc w:val="center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0,54-0,46*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2πt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si tϵ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0,T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 sinon</m:t>
                  </m:r>
                </m:e>
              </m:eqArr>
            </m:e>
          </m:d>
        </m:oMath>
      </m:oMathPara>
    </w:p>
    <w:p w:rsidR="00CB328E" w:rsidRPr="00AF022C" w:rsidRDefault="00355348" w:rsidP="00355348">
      <w:pPr>
        <w:rPr>
          <w:lang w:val="en-US"/>
        </w:rPr>
      </w:pPr>
      <w:r w:rsidRPr="00AF022C">
        <w:rPr>
          <w:rFonts w:eastAsiaTheme="minorEastAsia"/>
          <w:lang w:val="en-US"/>
        </w:rPr>
        <w:t>Where T is the signal’s duration of the segment studied</w:t>
      </w:r>
    </w:p>
    <w:p w:rsidR="00705E56" w:rsidRDefault="00705E56" w:rsidP="00D628A1">
      <w:pPr>
        <w:pStyle w:val="Heading3"/>
        <w:rPr>
          <w:lang w:val="en-US"/>
        </w:rPr>
      </w:pPr>
    </w:p>
    <w:p w:rsidR="00705E56" w:rsidRDefault="00705E56" w:rsidP="00D628A1">
      <w:pPr>
        <w:pStyle w:val="Heading3"/>
        <w:rPr>
          <w:lang w:val="en-US"/>
        </w:rPr>
      </w:pPr>
    </w:p>
    <w:p w:rsidR="00705E56" w:rsidRDefault="00705E56" w:rsidP="00D628A1">
      <w:pPr>
        <w:pStyle w:val="Heading3"/>
        <w:rPr>
          <w:lang w:val="en-US"/>
        </w:rPr>
      </w:pPr>
    </w:p>
    <w:p w:rsidR="00705E56" w:rsidRDefault="00705E56" w:rsidP="00D628A1">
      <w:pPr>
        <w:pStyle w:val="Heading3"/>
        <w:rPr>
          <w:lang w:val="en-US"/>
        </w:rPr>
      </w:pPr>
    </w:p>
    <w:p w:rsidR="00705E56" w:rsidRDefault="00705E56" w:rsidP="00D628A1">
      <w:pPr>
        <w:pStyle w:val="Heading3"/>
        <w:rPr>
          <w:lang w:val="en-US"/>
        </w:rPr>
      </w:pPr>
    </w:p>
    <w:p w:rsidR="00D628A1" w:rsidRPr="00AF022C" w:rsidRDefault="00D628A1" w:rsidP="00D628A1">
      <w:pPr>
        <w:pStyle w:val="Heading3"/>
        <w:rPr>
          <w:lang w:val="en-US"/>
        </w:rPr>
      </w:pPr>
      <w:bookmarkStart w:id="35" w:name="_Toc345579938"/>
      <w:r w:rsidRPr="00AF022C">
        <w:rPr>
          <w:lang w:val="en-US"/>
        </w:rPr>
        <w:t>Fast Fourier transformation</w:t>
      </w:r>
      <w:bookmarkEnd w:id="35"/>
    </w:p>
    <w:p w:rsidR="00D628A1" w:rsidRPr="00AF022C" w:rsidRDefault="00D628A1" w:rsidP="00D628A1">
      <w:pPr>
        <w:rPr>
          <w:lang w:val="en-US"/>
        </w:rPr>
      </w:pPr>
      <w:r w:rsidRPr="00AF022C">
        <w:rPr>
          <w:lang w:val="en-US"/>
        </w:rPr>
        <w:t>We are now searching to apply to each signal’s slice the Fourier transformation, which is written</w:t>
      </w:r>
      <w:r w:rsidR="006221C9" w:rsidRPr="00AF022C">
        <w:rPr>
          <w:lang w:val="en-US"/>
        </w:rPr>
        <w:t>:</w:t>
      </w:r>
    </w:p>
    <w:p w:rsidR="00D628A1" w:rsidRPr="00AF022C" w:rsidRDefault="00D628A1" w:rsidP="00D628A1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onstantia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onstantia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onstantia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onstantia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/>
                  <w:lang w:val="en-US"/>
                </w:rPr>
                <m:t>T-</m:t>
              </m:r>
              <m:r>
                <w:rPr>
                  <w:rFonts w:ascii="Cambria Math" w:hAnsi="Constantia"/>
                  <w:lang w:val="en-US"/>
                </w:rPr>
                <m:t>1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onstantia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onstantia"/>
                  <w:lang w:val="en-US"/>
                </w:rPr>
                <m:t>.</m:t>
              </m:r>
              <m:sSup>
                <m:sSupPr>
                  <m:ctrlPr>
                    <w:rPr>
                      <w:rFonts w:ascii="Cambria Math" w:hAnsi="Constanti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onstantia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  <m:r>
                    <w:rPr>
                      <w:rFonts w:ascii="Cambria Math" w:hAnsi="Constantia"/>
                      <w:lang w:val="en-US"/>
                    </w:rPr>
                    <m:t>.</m:t>
                  </m:r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f>
                    <m:fPr>
                      <m:ctrlPr>
                        <w:rPr>
                          <w:rFonts w:ascii="Cambria Math" w:hAnsi="Constantia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kt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onstantia"/>
              <w:lang w:val="en-US"/>
            </w:rPr>
            <m:t xml:space="preserve"> </m:t>
          </m:r>
        </m:oMath>
      </m:oMathPara>
    </w:p>
    <w:p w:rsidR="00D628A1" w:rsidRPr="00AF022C" w:rsidRDefault="008E7445" w:rsidP="00D628A1">
      <w:pPr>
        <w:rPr>
          <w:rFonts w:eastAsiaTheme="minorEastAsia"/>
          <w:lang w:val="en-US"/>
        </w:rPr>
      </w:pPr>
      <w:r w:rsidRPr="00AF022C">
        <w:rPr>
          <w:rFonts w:eastAsiaTheme="minorEastAsia"/>
          <w:lang w:val="en-US"/>
        </w:rPr>
        <w:t>Where</w:t>
      </w:r>
      <w:r w:rsidR="00D628A1" w:rsidRPr="00AF022C">
        <w:rPr>
          <w:rFonts w:eastAsiaTheme="minorEastAsia"/>
          <w:lang w:val="en-US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T is the signal</m:t>
                </m:r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'</m:t>
                </m:r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s size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 xml:space="preserve"> the input signal at time t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 xml:space="preserve">   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lang w:val="en-US"/>
                      </w:rPr>
                      <m:t>k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 xml:space="preserve"> lthe value of the Fourier transformation in k</m:t>
                </m:r>
              </m:e>
            </m:eqArr>
          </m:e>
        </m:d>
      </m:oMath>
    </w:p>
    <w:p w:rsidR="00D628A1" w:rsidRPr="00AF022C" w:rsidRDefault="003956C1" w:rsidP="003956C1">
      <w:pPr>
        <w:rPr>
          <w:lang w:val="en-US"/>
        </w:rPr>
      </w:pPr>
      <w:r w:rsidRPr="00AF022C">
        <w:rPr>
          <w:lang w:val="en-US"/>
        </w:rPr>
        <w:t xml:space="preserve">However, in a goal of speed, we seek to use the fast Fourier transformation, which is </w:t>
      </w:r>
      <w:r w:rsidR="006221C9" w:rsidRPr="00AF022C">
        <w:rPr>
          <w:lang w:val="en-US"/>
        </w:rPr>
        <w:t>written</w:t>
      </w:r>
      <w:r w:rsidRPr="00AF022C">
        <w:rPr>
          <w:lang w:val="en-US"/>
        </w:rPr>
        <w:t>:</w:t>
      </w:r>
      <w:r w:rsidR="00D628A1" w:rsidRPr="00AF022C">
        <w:rPr>
          <w:lang w:val="en-US"/>
        </w:rPr>
        <w:t xml:space="preserve"> </w:t>
      </w:r>
    </w:p>
    <w:p w:rsidR="00D628A1" w:rsidRPr="00AF022C" w:rsidRDefault="00C4114E" w:rsidP="00D628A1">
      <w:pPr>
        <w:rPr>
          <w:rFonts w:eastAsiaTheme="minorEastAsia"/>
          <w:lang w:val="en-US"/>
        </w:rPr>
      </w:pPr>
      <w:r w:rsidRPr="00AF022C">
        <w:rPr>
          <w:lang w:val="en-US"/>
        </w:rPr>
        <w:t>For</w:t>
      </w:r>
      <w:r w:rsidR="00D628A1" w:rsidRPr="00AF022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0≤k≤N-1</m:t>
        </m:r>
      </m:oMath>
      <w:r w:rsidR="00D628A1" w:rsidRPr="00AF022C">
        <w:rPr>
          <w:rFonts w:eastAsiaTheme="minorEastAsia"/>
          <w:lang w:val="en-US"/>
        </w:rPr>
        <w:t xml:space="preserve"> </w:t>
      </w:r>
      <w:r w:rsidRPr="00AF022C">
        <w:rPr>
          <w:rFonts w:eastAsiaTheme="minorEastAsia"/>
          <w:lang w:val="en-US"/>
        </w:rPr>
        <w:t>where</w:t>
      </w:r>
      <w:r w:rsidR="00D628A1" w:rsidRPr="00AF022C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2*</m:t>
        </m:r>
        <m:r>
          <w:rPr>
            <w:rFonts w:ascii="Cambria Math" w:hAnsi="Cambria Math"/>
            <w:lang w:val="en-US"/>
          </w:rPr>
          <m:t>N=T</m:t>
        </m:r>
      </m:oMath>
    </w:p>
    <w:p w:rsidR="00D628A1" w:rsidRPr="00AF022C" w:rsidRDefault="00E438A2" w:rsidP="00D628A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-πj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</m:oMath>
      </m:oMathPara>
    </w:p>
    <w:p w:rsidR="00D628A1" w:rsidRPr="00AF022C" w:rsidRDefault="00C4114E" w:rsidP="00D628A1">
      <w:pPr>
        <w:rPr>
          <w:rFonts w:eastAsiaTheme="minorEastAsia"/>
          <w:lang w:val="en-US"/>
        </w:rPr>
      </w:pPr>
      <w:r w:rsidRPr="00AF022C">
        <w:rPr>
          <w:rFonts w:eastAsiaTheme="minorEastAsia"/>
          <w:lang w:val="en-US"/>
        </w:rPr>
        <w:t>For</w:t>
      </w:r>
      <w:r w:rsidR="00D628A1" w:rsidRPr="00AF022C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N≤k≤2N-1,  l=k-N</m:t>
        </m:r>
      </m:oMath>
    </w:p>
    <w:p w:rsidR="00705E56" w:rsidRDefault="00E438A2" w:rsidP="00D628A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N+l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-πj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d>
        </m:oMath>
      </m:oMathPara>
    </w:p>
    <w:p w:rsidR="00705E56" w:rsidRDefault="00705E5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:rsidR="00360A4B" w:rsidRPr="00AF022C" w:rsidRDefault="00360A4B" w:rsidP="00360A4B">
      <w:pPr>
        <w:pStyle w:val="Heading3"/>
        <w:rPr>
          <w:lang w:val="en-US"/>
        </w:rPr>
      </w:pPr>
      <w:bookmarkStart w:id="36" w:name="_Toc345579939"/>
      <w:r w:rsidRPr="00AF022C">
        <w:rPr>
          <w:lang w:val="en-US"/>
        </w:rPr>
        <w:lastRenderedPageBreak/>
        <w:t>Redundancies elimination</w:t>
      </w:r>
      <w:bookmarkEnd w:id="36"/>
    </w:p>
    <w:p w:rsidR="00360A4B" w:rsidRPr="00AF022C" w:rsidRDefault="00360A4B" w:rsidP="00360A4B">
      <w:pPr>
        <w:rPr>
          <w:lang w:val="en-US"/>
        </w:rPr>
      </w:pPr>
      <w:r w:rsidRPr="00AF022C">
        <w:rPr>
          <w:lang w:val="en-US"/>
        </w:rPr>
        <w:t>Any Fourier transformation is periodic a symmetrical in 0. Since it is not interesting to study the same thing twice (loose of time), we can keep only a signal’s half on which will be made the comparisons.</w:t>
      </w:r>
    </w:p>
    <w:p w:rsidR="007B2226" w:rsidRPr="00AF022C" w:rsidRDefault="007B2226" w:rsidP="00360A4B">
      <w:pPr>
        <w:rPr>
          <w:lang w:val="en-US"/>
        </w:rPr>
      </w:pPr>
    </w:p>
    <w:p w:rsidR="007B2226" w:rsidRPr="00AF022C" w:rsidRDefault="007B2226" w:rsidP="007B2226">
      <w:pPr>
        <w:pStyle w:val="Heading3"/>
        <w:rPr>
          <w:lang w:val="en-US"/>
        </w:rPr>
      </w:pPr>
      <w:bookmarkStart w:id="37" w:name="_Toc345579940"/>
      <w:r w:rsidRPr="00AF022C">
        <w:rPr>
          <w:lang w:val="en-US"/>
        </w:rPr>
        <w:t>Amplitudes weighting</w:t>
      </w:r>
      <w:bookmarkEnd w:id="37"/>
    </w:p>
    <w:p w:rsidR="007B2226" w:rsidRPr="00AF022C" w:rsidRDefault="00AF022C" w:rsidP="007B2226">
      <w:pPr>
        <w:rPr>
          <w:lang w:val="en-US"/>
        </w:rPr>
      </w:pPr>
      <w:r w:rsidRPr="00AF022C">
        <w:rPr>
          <w:lang w:val="en-US"/>
        </w:rPr>
        <w:t>Here we seek to minimize the importance of low frequencies. In fact, the auto-correlation has not removed the whole noise present in the recording and this noise parasitizes the low frequencies.</w:t>
      </w:r>
    </w:p>
    <w:p w:rsidR="00AF022C" w:rsidRPr="00AF022C" w:rsidRDefault="00E438A2" w:rsidP="00AF022C">
      <w:pPr>
        <w:jc w:val="center"/>
        <w:rPr>
          <w:rFonts w:eastAsiaTheme="minorEastAsia"/>
          <w:noProof/>
          <w:lang w:val="en-US"/>
        </w:rPr>
      </w:pPr>
      <w:r w:rsidRPr="00E438A2">
        <w:rPr>
          <w:noProof/>
          <w:lang w:val="en-US" w:eastAsia="fr-FR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27" type="#_x0000_t87" style="position:absolute;left:0;text-align:left;margin-left:154.05pt;margin-top:158.55pt;width:21.75pt;height:25.6pt;rotation:270;z-index:251665408;mso-position-horizontal-relative:margin;mso-position-vertical-relative:margin">
            <w10:wrap anchorx="margin" anchory="margin"/>
          </v:shape>
        </w:pict>
      </w:r>
      <w:r w:rsidRPr="00E438A2">
        <w:rPr>
          <w:noProof/>
          <w:lang w:val="en-US" w:eastAsia="fr-FR"/>
        </w:rPr>
        <w:pict>
          <v:shape id="_x0000_s1026" type="#_x0000_t87" style="position:absolute;left:0;text-align:left;margin-left:305.1pt;margin-top:158.55pt;width:21.75pt;height:25.6pt;rotation:270;z-index:251664384;mso-position-horizontal-relative:margin;mso-position-vertical-relative:margin">
            <w10:wrap anchorx="margin" anchory="margin"/>
          </v:shape>
        </w:pic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val="en-US"/>
              </w:rPr>
              <m:t>= 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0.0000000001+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x(t)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π*i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den>
                    </m:f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0,6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</w:p>
    <w:p w:rsidR="00AF022C" w:rsidRPr="00AF022C" w:rsidRDefault="00AF022C" w:rsidP="00AF022C">
      <w:pPr>
        <w:jc w:val="right"/>
        <w:rPr>
          <w:lang w:val="en-US"/>
        </w:rPr>
      </w:pPr>
      <w:r w:rsidRPr="00AF022C">
        <w:rPr>
          <w:rFonts w:eastAsiaTheme="minorEastAsia"/>
          <w:noProof/>
          <w:lang w:val="en-US"/>
        </w:rPr>
        <w:t>logarithmic scale to</w:t>
      </w:r>
      <w:r w:rsidRPr="00AF022C">
        <w:rPr>
          <w:rFonts w:eastAsiaTheme="minorEastAsia"/>
          <w:noProof/>
          <w:lang w:val="en-US"/>
        </w:rPr>
        <w:tab/>
      </w:r>
      <w:r w:rsidRPr="00AF022C">
        <w:rPr>
          <w:rFonts w:eastAsiaTheme="minorEastAsia"/>
          <w:noProof/>
          <w:lang w:val="en-US"/>
        </w:rPr>
        <w:tab/>
      </w:r>
      <w:r w:rsidR="00020FAC">
        <w:rPr>
          <w:rFonts w:eastAsiaTheme="minorEastAsia"/>
          <w:noProof/>
          <w:lang w:val="en-US"/>
        </w:rPr>
        <w:t>weighting</w:t>
      </w:r>
      <w:r w:rsidRPr="00AF022C">
        <w:rPr>
          <w:rFonts w:eastAsiaTheme="minorEastAsia"/>
          <w:noProof/>
          <w:lang w:val="en-US"/>
        </w:rPr>
        <w:t xml:space="preserve"> </w:t>
      </w:r>
      <w:r w:rsidR="00020FAC" w:rsidRPr="00AF022C">
        <w:rPr>
          <w:lang w:val="en-US"/>
        </w:rPr>
        <w:t>to minimize</w:t>
      </w:r>
      <w:r w:rsidR="00020FAC" w:rsidRPr="00020FAC">
        <w:rPr>
          <w:lang w:val="en-US"/>
        </w:rPr>
        <w:t xml:space="preserve"> </w:t>
      </w:r>
      <w:r w:rsidR="00020FAC" w:rsidRPr="00AF022C">
        <w:rPr>
          <w:lang w:val="en-US"/>
        </w:rPr>
        <w:t>the</w:t>
      </w:r>
      <w:r w:rsidR="00020FAC">
        <w:rPr>
          <w:lang w:val="en-US"/>
        </w:rPr>
        <w:tab/>
      </w:r>
      <w:r w:rsidR="00020FAC">
        <w:rPr>
          <w:lang w:val="en-US"/>
        </w:rPr>
        <w:tab/>
      </w:r>
      <w:r w:rsidRPr="00AF022C">
        <w:rPr>
          <w:rFonts w:eastAsiaTheme="minorEastAsia"/>
          <w:noProof/>
          <w:lang w:val="en-US"/>
        </w:rPr>
        <w:br/>
        <w:t>reduce the dynamic</w:t>
      </w:r>
      <w:r w:rsidRPr="00AF022C">
        <w:rPr>
          <w:rFonts w:eastAsiaTheme="minorEastAsia"/>
          <w:noProof/>
          <w:lang w:val="en-US"/>
        </w:rPr>
        <w:tab/>
      </w:r>
      <w:r w:rsidRPr="00AF022C">
        <w:rPr>
          <w:rFonts w:eastAsiaTheme="minorEastAsia"/>
          <w:noProof/>
          <w:lang w:val="en-US"/>
        </w:rPr>
        <w:tab/>
        <w:t xml:space="preserve">   </w:t>
      </w:r>
      <w:r w:rsidR="00020FAC" w:rsidRPr="00AF022C">
        <w:rPr>
          <w:lang w:val="en-US"/>
        </w:rPr>
        <w:t>importance of low frequencies</w:t>
      </w:r>
      <w:r w:rsidR="00020FAC">
        <w:rPr>
          <w:lang w:val="en-US"/>
        </w:rPr>
        <w:tab/>
      </w:r>
    </w:p>
    <w:p w:rsidR="00D628A1" w:rsidRDefault="000414F8" w:rsidP="000414F8">
      <w:pPr>
        <w:rPr>
          <w:rFonts w:eastAsiaTheme="minorEastAsia"/>
          <w:lang w:val="en-US"/>
        </w:rPr>
      </w:pPr>
      <w:r>
        <w:rPr>
          <w:lang w:val="en-US"/>
        </w:rPr>
        <w:t xml:space="preserve">Where </w:t>
      </w:r>
      <m:oMath>
        <m:d>
          <m:dPr>
            <m:begChr m:val="{"/>
            <m:endChr m:val=""/>
            <m:ctrlPr>
              <w:rPr>
                <w:rFonts w:ascii="Cambria Math" w:hAnsi="Cambria Math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 the input signa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size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the input signal at time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the function to retrieve the norm of the point u </m:t>
                </m:r>
              </m:e>
            </m:eqArr>
          </m:e>
        </m:d>
      </m:oMath>
    </w:p>
    <w:p w:rsidR="00705E56" w:rsidRPr="00AF022C" w:rsidRDefault="00705E56" w:rsidP="000414F8">
      <w:pPr>
        <w:rPr>
          <w:lang w:val="en-US"/>
        </w:rPr>
      </w:pPr>
    </w:p>
    <w:p w:rsidR="00B739BA" w:rsidRDefault="00B739BA" w:rsidP="00B739BA">
      <w:pPr>
        <w:pStyle w:val="Heading3"/>
        <w:rPr>
          <w:kern w:val="28"/>
          <w:lang w:val="en-US"/>
        </w:rPr>
      </w:pPr>
      <w:bookmarkStart w:id="38" w:name="_Toc345579941"/>
      <w:r>
        <w:rPr>
          <w:kern w:val="28"/>
          <w:lang w:val="en-US"/>
        </w:rPr>
        <w:t>Mel scale</w:t>
      </w:r>
      <w:r w:rsidR="00705E56">
        <w:rPr>
          <w:kern w:val="28"/>
          <w:lang w:val="en-US"/>
        </w:rPr>
        <w:t xml:space="preserve"> and filter bank</w:t>
      </w:r>
      <w:bookmarkEnd w:id="38"/>
    </w:p>
    <w:p w:rsidR="00705E56" w:rsidRDefault="00705E56" w:rsidP="00705E56">
      <w:pPr>
        <w:pStyle w:val="Heading4"/>
        <w:numPr>
          <w:ilvl w:val="0"/>
          <w:numId w:val="3"/>
        </w:numPr>
        <w:rPr>
          <w:lang w:val="en-US"/>
        </w:rPr>
      </w:pPr>
      <w:r>
        <w:rPr>
          <w:lang w:val="en-US"/>
        </w:rPr>
        <w:t>Mel scale</w:t>
      </w:r>
    </w:p>
    <w:p w:rsidR="00705E56" w:rsidRDefault="00705E56" w:rsidP="00705E56">
      <w:pPr>
        <w:rPr>
          <w:lang w:val="en-US"/>
        </w:rPr>
      </w:pPr>
      <w:r>
        <w:rPr>
          <w:lang w:val="en-US"/>
        </w:rPr>
        <w:t>The Mel scale is intended to reduce the importance of high frequencies that are less finely perceived by the human ear. In fact, the perception intensity of a stimulus does not linearly increase as a function of its power, but exponentially.</w:t>
      </w:r>
      <w:r>
        <w:rPr>
          <w:lang w:val="en-US"/>
        </w:rPr>
        <w:br/>
        <w:t xml:space="preserve">The Mel scale </w:t>
      </w:r>
      <w:r w:rsidR="00967099">
        <w:rPr>
          <w:lang w:val="en-US"/>
        </w:rPr>
        <w:t>allows moving from the frequency of the input signal (in Hz) to a frequency (in Mel) more representative of the human hearing with the following formula:</w:t>
      </w:r>
    </w:p>
    <w:p w:rsidR="00967099" w:rsidRPr="003B6F68" w:rsidRDefault="003B6F68" w:rsidP="00705E5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e>
              </m:func>
            </m:den>
          </m:f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1000</m:t>
                      </m:r>
                    </m:den>
                  </m:f>
                </m:e>
              </m:d>
            </m:e>
          </m:func>
        </m:oMath>
      </m:oMathPara>
    </w:p>
    <w:p w:rsidR="00B85E28" w:rsidRDefault="003B6F68" w:rsidP="00705E56">
      <w:pPr>
        <w:rPr>
          <w:lang w:val="en-US"/>
        </w:rPr>
      </w:pPr>
      <w:r>
        <w:rPr>
          <w:lang w:val="en-US"/>
        </w:rPr>
        <w:t>Where F is the input signal frequency</w:t>
      </w:r>
      <w:r w:rsidR="00506489">
        <w:rPr>
          <w:lang w:val="en-US"/>
        </w:rPr>
        <w:t xml:space="preserve"> at the point considered.</w:t>
      </w:r>
    </w:p>
    <w:p w:rsidR="00B85E28" w:rsidRDefault="00B85E28">
      <w:pPr>
        <w:rPr>
          <w:lang w:val="en-US"/>
        </w:rPr>
      </w:pPr>
      <w:r>
        <w:rPr>
          <w:lang w:val="en-US"/>
        </w:rPr>
        <w:br w:type="page"/>
      </w:r>
    </w:p>
    <w:p w:rsidR="00967099" w:rsidRDefault="00B85E28" w:rsidP="00705E56">
      <w:pPr>
        <w:rPr>
          <w:lang w:val="en-US"/>
        </w:rPr>
      </w:pPr>
      <w:r>
        <w:rPr>
          <w:lang w:val="en-US"/>
        </w:rPr>
        <w:lastRenderedPageBreak/>
        <w:t>This gives the following curve:</w:t>
      </w:r>
    </w:p>
    <w:p w:rsidR="00B85E28" w:rsidRPr="00705E56" w:rsidRDefault="00B85E28" w:rsidP="00B85E28">
      <w:pPr>
        <w:jc w:val="center"/>
        <w:rPr>
          <w:lang w:val="en-US"/>
        </w:rPr>
      </w:pPr>
      <w:r w:rsidRPr="00B85E28">
        <w:rPr>
          <w:noProof/>
          <w:lang w:eastAsia="fr-FR"/>
        </w:rPr>
        <w:drawing>
          <wp:inline distT="0" distB="0" distL="0" distR="0">
            <wp:extent cx="4849495" cy="2959510"/>
            <wp:effectExtent l="19050" t="0" r="27305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B739BA" w:rsidRDefault="00B739BA" w:rsidP="00B739BA">
      <w:pPr>
        <w:rPr>
          <w:kern w:val="28"/>
          <w:lang w:val="en-US"/>
        </w:rPr>
      </w:pPr>
    </w:p>
    <w:p w:rsidR="00B85E28" w:rsidRDefault="00B85E28" w:rsidP="00B85E28">
      <w:pPr>
        <w:pStyle w:val="Heading4"/>
        <w:numPr>
          <w:ilvl w:val="0"/>
          <w:numId w:val="3"/>
        </w:numPr>
        <w:rPr>
          <w:kern w:val="28"/>
          <w:lang w:val="en-US"/>
        </w:rPr>
      </w:pPr>
      <w:r>
        <w:rPr>
          <w:kern w:val="28"/>
          <w:lang w:val="en-US"/>
        </w:rPr>
        <w:t>Filter bank</w:t>
      </w:r>
    </w:p>
    <w:p w:rsidR="00B85E28" w:rsidRPr="00B85E28" w:rsidRDefault="00EF5D5E" w:rsidP="00B85E28">
      <w:pPr>
        <w:rPr>
          <w:lang w:val="en-US"/>
        </w:rPr>
      </w:pPr>
      <w:r>
        <w:rPr>
          <w:lang w:val="en-US"/>
        </w:rPr>
        <w:t>The filter bank serves to reduce the number of frequencies considered in 20 possible values while respecting the Mel scale.</w:t>
      </w:r>
      <w:r>
        <w:rPr>
          <w:lang w:val="en-US"/>
        </w:rPr>
        <w:br/>
        <w:t>Yet the use of this unit is not enough. In order to have a relative bandwidth which remains constant, the filter is built with triangular filters uniformly positioned on the Mel scale and so, non uniformly on the frequency scale.</w:t>
      </w:r>
      <w:r>
        <w:rPr>
          <w:lang w:val="en-US"/>
        </w:rPr>
        <w:br/>
        <w:t>This gives us the following curve:</w:t>
      </w:r>
    </w:p>
    <w:p w:rsidR="00B739BA" w:rsidRDefault="00EF5D5E" w:rsidP="00EF5D5E">
      <w:pPr>
        <w:jc w:val="center"/>
        <w:rPr>
          <w:kern w:val="28"/>
          <w:lang w:val="en-US"/>
        </w:rPr>
      </w:pPr>
      <w:r w:rsidRPr="00EF5D5E">
        <w:rPr>
          <w:noProof/>
          <w:kern w:val="28"/>
          <w:lang w:eastAsia="fr-FR"/>
        </w:rPr>
        <w:drawing>
          <wp:inline distT="0" distB="0" distL="0" distR="0">
            <wp:extent cx="5045773" cy="1750142"/>
            <wp:effectExtent l="19050" t="0" r="2477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915" cy="1752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5D5E" w:rsidRDefault="00EF5D5E" w:rsidP="00B739BA">
      <w:pPr>
        <w:rPr>
          <w:kern w:val="28"/>
          <w:lang w:val="en-US"/>
        </w:rPr>
      </w:pPr>
    </w:p>
    <w:p w:rsidR="00B739BA" w:rsidRDefault="00B739BA" w:rsidP="00B739BA">
      <w:pPr>
        <w:pStyle w:val="Heading3"/>
        <w:rPr>
          <w:kern w:val="28"/>
          <w:lang w:val="en-US"/>
        </w:rPr>
      </w:pPr>
      <w:bookmarkStart w:id="39" w:name="_Toc345579942"/>
      <w:r>
        <w:rPr>
          <w:kern w:val="28"/>
          <w:lang w:val="en-US"/>
        </w:rPr>
        <w:t>Spectrogram reconstruction</w:t>
      </w:r>
      <w:bookmarkEnd w:id="39"/>
    </w:p>
    <w:p w:rsidR="00B739BA" w:rsidRDefault="00B739BA" w:rsidP="00B739BA">
      <w:pPr>
        <w:rPr>
          <w:kern w:val="28"/>
          <w:lang w:val="en-US"/>
        </w:rPr>
      </w:pPr>
      <w:r>
        <w:rPr>
          <w:kern w:val="28"/>
          <w:lang w:val="en-US"/>
        </w:rPr>
        <w:t xml:space="preserve">The </w:t>
      </w:r>
      <w:r w:rsidR="005F1FF4">
        <w:rPr>
          <w:kern w:val="28"/>
          <w:lang w:val="en-US"/>
        </w:rPr>
        <w:t>reconstitution</w:t>
      </w:r>
      <w:r>
        <w:rPr>
          <w:kern w:val="28"/>
          <w:lang w:val="en-US"/>
        </w:rPr>
        <w:t xml:space="preserve"> of the spectrogram consists of </w:t>
      </w:r>
      <w:r w:rsidR="00FD71EE">
        <w:rPr>
          <w:kern w:val="28"/>
          <w:lang w:val="en-US"/>
        </w:rPr>
        <w:t>grouping</w:t>
      </w:r>
      <w:r>
        <w:rPr>
          <w:kern w:val="28"/>
          <w:lang w:val="en-US"/>
        </w:rPr>
        <w:t xml:space="preserve"> together in a matrix the whole Fourier transformation</w:t>
      </w:r>
      <w:r w:rsidR="00FD71EE">
        <w:rPr>
          <w:kern w:val="28"/>
          <w:lang w:val="en-US"/>
        </w:rPr>
        <w:t>s</w:t>
      </w:r>
      <w:r>
        <w:rPr>
          <w:kern w:val="28"/>
          <w:lang w:val="en-US"/>
        </w:rPr>
        <w:t xml:space="preserve"> obtained and transformed for each signal’s instant. </w:t>
      </w:r>
      <w:r>
        <w:rPr>
          <w:rStyle w:val="hps"/>
        </w:rPr>
        <w:t>The</w:t>
      </w:r>
      <w:r>
        <w:t xml:space="preserve"> </w:t>
      </w:r>
      <w:r>
        <w:rPr>
          <w:rStyle w:val="hps"/>
        </w:rPr>
        <w:t>rows of the matrix</w:t>
      </w:r>
      <w:r>
        <w:t xml:space="preserve"> </w:t>
      </w:r>
      <w:r>
        <w:rPr>
          <w:rStyle w:val="hps"/>
        </w:rPr>
        <w:t>represent the changes</w:t>
      </w:r>
      <w:r>
        <w:t xml:space="preserve"> </w:t>
      </w:r>
      <w:r>
        <w:rPr>
          <w:rStyle w:val="hps"/>
        </w:rPr>
        <w:t>in</w:t>
      </w:r>
      <w:r>
        <w:t xml:space="preserve"> </w:t>
      </w:r>
      <w:r>
        <w:rPr>
          <w:rStyle w:val="hps"/>
        </w:rPr>
        <w:t>frequency,</w:t>
      </w:r>
      <w:r>
        <w:t xml:space="preserve"> the columns the </w:t>
      </w:r>
      <w:r w:rsidR="00FD71EE">
        <w:rPr>
          <w:rStyle w:val="hps"/>
        </w:rPr>
        <w:t xml:space="preserve">changes in </w:t>
      </w:r>
      <w:r>
        <w:rPr>
          <w:rStyle w:val="hps"/>
        </w:rPr>
        <w:t>time</w:t>
      </w:r>
      <w:r>
        <w:t xml:space="preserve">, </w:t>
      </w:r>
      <w:r>
        <w:rPr>
          <w:rStyle w:val="hps"/>
        </w:rPr>
        <w:t>and the value of</w:t>
      </w:r>
      <w:r>
        <w:t xml:space="preserve"> </w:t>
      </w:r>
      <w:r>
        <w:rPr>
          <w:rStyle w:val="hps"/>
        </w:rPr>
        <w:t>each box represents</w:t>
      </w:r>
      <w:r>
        <w:t xml:space="preserve"> </w:t>
      </w:r>
      <w:r>
        <w:rPr>
          <w:rStyle w:val="hps"/>
        </w:rPr>
        <w:t>the amplitude of the</w:t>
      </w:r>
      <w:r>
        <w:t xml:space="preserve"> </w:t>
      </w:r>
      <w:r>
        <w:rPr>
          <w:rStyle w:val="hps"/>
        </w:rPr>
        <w:t>Fourier transform on the</w:t>
      </w:r>
      <w:r>
        <w:t xml:space="preserve"> </w:t>
      </w:r>
      <w:r>
        <w:rPr>
          <w:rStyle w:val="hps"/>
        </w:rPr>
        <w:t>time</w:t>
      </w:r>
      <w:r>
        <w:t xml:space="preserve"> </w:t>
      </w:r>
      <w:r>
        <w:rPr>
          <w:rStyle w:val="hps"/>
        </w:rPr>
        <w:t>and</w:t>
      </w:r>
      <w:r>
        <w:t xml:space="preserve"> </w:t>
      </w:r>
      <w:r>
        <w:rPr>
          <w:rStyle w:val="hps"/>
        </w:rPr>
        <w:t>frequency given.</w:t>
      </w:r>
    </w:p>
    <w:p w:rsidR="005840BE" w:rsidRDefault="005840BE" w:rsidP="00B739BA">
      <w:pPr>
        <w:rPr>
          <w:kern w:val="28"/>
          <w:lang w:val="en-US"/>
        </w:rPr>
      </w:pPr>
      <w:r>
        <w:rPr>
          <w:kern w:val="28"/>
          <w:lang w:val="en-US"/>
        </w:rPr>
        <w:lastRenderedPageBreak/>
        <w:t>Spectrogram obtained before filtering with the Mel scale:</w:t>
      </w:r>
    </w:p>
    <w:p w:rsidR="005840BE" w:rsidRDefault="005840BE" w:rsidP="005840BE">
      <w:pPr>
        <w:jc w:val="center"/>
        <w:rPr>
          <w:kern w:val="28"/>
          <w:lang w:val="en-US"/>
        </w:rPr>
      </w:pPr>
      <w:r w:rsidRPr="005840BE">
        <w:rPr>
          <w:noProof/>
          <w:kern w:val="28"/>
          <w:lang w:eastAsia="fr-FR"/>
        </w:rPr>
        <w:drawing>
          <wp:inline distT="0" distB="0" distL="0" distR="0">
            <wp:extent cx="2752293" cy="139762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293" cy="139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0BE" w:rsidRDefault="005840BE" w:rsidP="00B739BA">
      <w:pPr>
        <w:rPr>
          <w:kern w:val="28"/>
          <w:lang w:val="en-US"/>
        </w:rPr>
      </w:pPr>
      <w:r>
        <w:rPr>
          <w:kern w:val="28"/>
          <w:lang w:val="en-US"/>
        </w:rPr>
        <w:t>The same spectrogram obtained after filtering with the Mel scale:</w:t>
      </w:r>
    </w:p>
    <w:p w:rsidR="005840BE" w:rsidRDefault="005840BE" w:rsidP="005840BE">
      <w:pPr>
        <w:jc w:val="center"/>
        <w:rPr>
          <w:kern w:val="28"/>
          <w:lang w:val="en-US"/>
        </w:rPr>
      </w:pPr>
      <w:r w:rsidRPr="005840BE">
        <w:rPr>
          <w:noProof/>
          <w:kern w:val="28"/>
          <w:lang w:eastAsia="fr-FR"/>
        </w:rPr>
        <w:drawing>
          <wp:inline distT="0" distB="0" distL="0" distR="0">
            <wp:extent cx="2872420" cy="721112"/>
            <wp:effectExtent l="19050" t="0" r="4130" b="0"/>
            <wp:docPr id="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12" cy="721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FB" w:rsidRDefault="005840BE" w:rsidP="00B739BA">
      <w:pPr>
        <w:rPr>
          <w:rStyle w:val="hps"/>
        </w:rPr>
      </w:pPr>
      <w:r>
        <w:rPr>
          <w:rStyle w:val="hps"/>
        </w:rPr>
        <w:t>We can easily see</w:t>
      </w:r>
      <w:r>
        <w:t xml:space="preserve"> </w:t>
      </w:r>
      <w:r>
        <w:rPr>
          <w:rStyle w:val="hps"/>
        </w:rPr>
        <w:t>here the</w:t>
      </w:r>
      <w:r>
        <w:t xml:space="preserve"> </w:t>
      </w:r>
      <w:r>
        <w:rPr>
          <w:rStyle w:val="hps"/>
        </w:rPr>
        <w:t>correspondence between the two</w:t>
      </w:r>
      <w:r>
        <w:t xml:space="preserve"> </w:t>
      </w:r>
      <w:r>
        <w:rPr>
          <w:rStyle w:val="hps"/>
        </w:rPr>
        <w:t xml:space="preserve">spectrograms. Moreover we can see that two identical words have much the same </w:t>
      </w:r>
      <w:proofErr w:type="spellStart"/>
      <w:r>
        <w:rPr>
          <w:rStyle w:val="hps"/>
        </w:rPr>
        <w:t>form</w:t>
      </w:r>
      <w:proofErr w:type="spellEnd"/>
      <w:r>
        <w:rPr>
          <w:rStyle w:val="hps"/>
        </w:rPr>
        <w:t xml:space="preserve"> on the </w:t>
      </w:r>
      <w:proofErr w:type="spellStart"/>
      <w:r>
        <w:rPr>
          <w:rStyle w:val="hps"/>
        </w:rPr>
        <w:t>spectrogram</w:t>
      </w:r>
      <w:proofErr w:type="spellEnd"/>
      <w:r>
        <w:rPr>
          <w:rStyle w:val="hps"/>
        </w:rPr>
        <w:t>.</w:t>
      </w:r>
    </w:p>
    <w:p w:rsidR="00B825FB" w:rsidRDefault="00B825FB">
      <w:pPr>
        <w:rPr>
          <w:rStyle w:val="hps"/>
        </w:rPr>
      </w:pPr>
      <w:r>
        <w:rPr>
          <w:rStyle w:val="hps"/>
        </w:rPr>
        <w:br w:type="page"/>
      </w:r>
    </w:p>
    <w:p w:rsidR="00B825FB" w:rsidRDefault="00B825FB" w:rsidP="00B825FB">
      <w:pPr>
        <w:pStyle w:val="Heading1"/>
        <w:rPr>
          <w:lang w:val="en-US"/>
        </w:rPr>
      </w:pPr>
      <w:bookmarkStart w:id="40" w:name="_Toc345579943"/>
      <w:r>
        <w:rPr>
          <w:lang w:val="en-US"/>
        </w:rPr>
        <w:lastRenderedPageBreak/>
        <w:t>Learning and comparison</w:t>
      </w:r>
      <w:bookmarkEnd w:id="40"/>
    </w:p>
    <w:p w:rsidR="00B825FB" w:rsidRDefault="00B825FB" w:rsidP="00B825FB">
      <w:pPr>
        <w:rPr>
          <w:kern w:val="28"/>
          <w:lang w:val="en-US"/>
        </w:rPr>
      </w:pPr>
    </w:p>
    <w:p w:rsidR="00B825FB" w:rsidRDefault="00B825FB" w:rsidP="00B825FB">
      <w:pPr>
        <w:pStyle w:val="Heading2"/>
        <w:numPr>
          <w:ilvl w:val="0"/>
          <w:numId w:val="4"/>
        </w:numPr>
        <w:rPr>
          <w:kern w:val="28"/>
          <w:lang w:val="en-US"/>
        </w:rPr>
      </w:pPr>
      <w:bookmarkStart w:id="41" w:name="_Toc345579944"/>
      <w:r>
        <w:rPr>
          <w:kern w:val="28"/>
          <w:lang w:val="en-US"/>
        </w:rPr>
        <w:t>Existing methods</w:t>
      </w:r>
      <w:bookmarkEnd w:id="41"/>
    </w:p>
    <w:p w:rsidR="00B825FB" w:rsidRDefault="00B825FB" w:rsidP="00B825FB">
      <w:pPr>
        <w:rPr>
          <w:lang w:val="en-US"/>
        </w:rPr>
      </w:pPr>
    </w:p>
    <w:p w:rsidR="00B825FB" w:rsidRDefault="00B825FB" w:rsidP="00B825FB">
      <w:pPr>
        <w:pStyle w:val="Heading3"/>
        <w:rPr>
          <w:lang w:val="en-US"/>
        </w:rPr>
      </w:pPr>
      <w:bookmarkStart w:id="42" w:name="_Toc345579945"/>
      <w:r>
        <w:rPr>
          <w:lang w:val="en-US"/>
        </w:rPr>
        <w:t>Learning</w:t>
      </w:r>
      <w:bookmarkEnd w:id="42"/>
    </w:p>
    <w:p w:rsidR="00B825FB" w:rsidRDefault="00B825FB" w:rsidP="00B825FB">
      <w:pPr>
        <w:pStyle w:val="Heading4"/>
        <w:rPr>
          <w:lang w:val="en-US"/>
        </w:rPr>
      </w:pPr>
      <w:r>
        <w:rPr>
          <w:lang w:val="en-US"/>
        </w:rPr>
        <w:tab/>
        <w:t>Artificial neuronal networks</w:t>
      </w:r>
    </w:p>
    <w:p w:rsidR="00B825FB" w:rsidRDefault="00A14476" w:rsidP="00B825FB">
      <w:pPr>
        <w:rPr>
          <w:lang w:val="en-US"/>
        </w:rPr>
      </w:pPr>
      <w:r>
        <w:rPr>
          <w:lang w:val="en-US"/>
        </w:rPr>
        <w:t>A neuronal network is generally composed of a succession of layers. Each layer is composed of N</w:t>
      </w:r>
      <w:r>
        <w:rPr>
          <w:vertAlign w:val="subscript"/>
          <w:lang w:val="en-US"/>
        </w:rPr>
        <w:t xml:space="preserve">i </w:t>
      </w:r>
      <w:r>
        <w:rPr>
          <w:lang w:val="en-US"/>
        </w:rPr>
        <w:t>neurons, having their inputs in the N</w:t>
      </w:r>
      <w:r>
        <w:rPr>
          <w:vertAlign w:val="subscript"/>
          <w:lang w:val="en-US"/>
        </w:rPr>
        <w:t>i</w:t>
      </w:r>
      <w:r>
        <w:rPr>
          <w:lang w:val="en-US"/>
        </w:rPr>
        <w:t>-1 neurons of the previous layer.</w:t>
      </w:r>
      <w:r>
        <w:rPr>
          <w:lang w:val="en-US"/>
        </w:rPr>
        <w:br/>
      </w:r>
      <w:r w:rsidR="00887668">
        <w:rPr>
          <w:lang w:val="en-US"/>
        </w:rPr>
        <w:t xml:space="preserve">Each synapse (connection between two neurons) is associated with a synaptic weight, so that </w:t>
      </w:r>
      <w:r w:rsidR="00F57766">
        <w:rPr>
          <w:lang w:val="en-US"/>
        </w:rPr>
        <w:t>the</w:t>
      </w:r>
      <w:r w:rsidR="00F57766">
        <w:rPr>
          <w:lang w:val="en-US"/>
        </w:rPr>
        <w:br/>
      </w:r>
      <w:r w:rsidR="00887668">
        <w:rPr>
          <w:lang w:val="en-US"/>
        </w:rPr>
        <w:t>N</w:t>
      </w:r>
      <w:r w:rsidR="00887668">
        <w:rPr>
          <w:vertAlign w:val="subscript"/>
          <w:lang w:val="en-US"/>
        </w:rPr>
        <w:t>i</w:t>
      </w:r>
      <w:r w:rsidR="00887668">
        <w:rPr>
          <w:lang w:val="en-US"/>
        </w:rPr>
        <w:t>-1 are multiplied by this weight, and then summed by the neurons of level i</w:t>
      </w:r>
      <w:r w:rsidR="0092021C">
        <w:rPr>
          <w:lang w:val="en-US"/>
        </w:rPr>
        <w:t xml:space="preserve">. </w:t>
      </w:r>
      <w:r w:rsidR="00887668">
        <w:rPr>
          <w:lang w:val="en-US"/>
        </w:rPr>
        <w:br/>
        <w:t xml:space="preserve">Put the layers of a neuronal network one behind the other </w:t>
      </w:r>
      <w:r w:rsidR="00F57766">
        <w:rPr>
          <w:lang w:val="en-US"/>
        </w:rPr>
        <w:t>tant</w:t>
      </w:r>
      <w:r w:rsidR="00887668">
        <w:rPr>
          <w:lang w:val="en-US"/>
        </w:rPr>
        <w:t>amount to cascade several transformation matrices  and could be reduced to a single matrix, produced by the others.</w:t>
      </w:r>
    </w:p>
    <w:p w:rsidR="007463CF" w:rsidRDefault="007463CF" w:rsidP="007463CF">
      <w:pPr>
        <w:jc w:val="center"/>
        <w:rPr>
          <w:lang w:val="en-US"/>
        </w:rPr>
      </w:pPr>
      <w:r w:rsidRPr="007463CF">
        <w:rPr>
          <w:lang w:val="en-US"/>
        </w:rPr>
        <w:drawing>
          <wp:inline distT="0" distB="0" distL="0" distR="0">
            <wp:extent cx="3061744" cy="2273862"/>
            <wp:effectExtent l="19050" t="0" r="5306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380" t="3976" r="12870" b="8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715" cy="2274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3CF" w:rsidRPr="00887668" w:rsidRDefault="00F67371" w:rsidP="00B825FB">
      <w:pPr>
        <w:rPr>
          <w:lang w:val="en-US"/>
        </w:rPr>
      </w:pPr>
      <w:r>
        <w:rPr>
          <w:rStyle w:val="hps"/>
          <w:lang/>
        </w:rPr>
        <w:t>For this</w:t>
      </w:r>
      <w:r>
        <w:rPr>
          <w:lang/>
        </w:rPr>
        <w:t xml:space="preserve"> </w:t>
      </w:r>
      <w:r>
        <w:rPr>
          <w:rStyle w:val="hps"/>
          <w:lang/>
        </w:rPr>
        <w:t>learning system</w:t>
      </w:r>
      <w:r>
        <w:rPr>
          <w:lang/>
        </w:rPr>
        <w:t xml:space="preserve">, the user </w:t>
      </w:r>
      <w:r>
        <w:rPr>
          <w:rStyle w:val="hps"/>
          <w:lang/>
        </w:rPr>
        <w:t>does not need</w:t>
      </w:r>
      <w:r>
        <w:rPr>
          <w:lang/>
        </w:rPr>
        <w:t xml:space="preserve"> </w:t>
      </w:r>
      <w:r>
        <w:rPr>
          <w:rStyle w:val="hps"/>
          <w:lang/>
        </w:rPr>
        <w:t>to adapt</w:t>
      </w:r>
      <w:r>
        <w:rPr>
          <w:lang/>
        </w:rPr>
        <w:t xml:space="preserve"> </w:t>
      </w:r>
      <w:r>
        <w:rPr>
          <w:rStyle w:val="hps"/>
          <w:lang/>
        </w:rPr>
        <w:t>his speech</w:t>
      </w:r>
      <w:r>
        <w:rPr>
          <w:lang/>
        </w:rPr>
        <w:t xml:space="preserve"> </w:t>
      </w:r>
      <w:r>
        <w:rPr>
          <w:rStyle w:val="hps"/>
          <w:lang/>
        </w:rPr>
        <w:t>and it is</w:t>
      </w:r>
      <w:r>
        <w:rPr>
          <w:lang/>
        </w:rPr>
        <w:t xml:space="preserve"> </w:t>
      </w:r>
      <w:r>
        <w:rPr>
          <w:rStyle w:val="hps"/>
          <w:lang/>
        </w:rPr>
        <w:t>not</w:t>
      </w:r>
      <w:r>
        <w:rPr>
          <w:lang/>
        </w:rPr>
        <w:t xml:space="preserve"> </w:t>
      </w:r>
      <w:r>
        <w:rPr>
          <w:rStyle w:val="hps"/>
          <w:lang/>
        </w:rPr>
        <w:t>necessary to train</w:t>
      </w:r>
      <w:r>
        <w:rPr>
          <w:lang/>
        </w:rPr>
        <w:t xml:space="preserve"> </w:t>
      </w:r>
      <w:r>
        <w:rPr>
          <w:rStyle w:val="hps"/>
          <w:lang/>
        </w:rPr>
        <w:t>the neural network</w:t>
      </w:r>
      <w:r>
        <w:rPr>
          <w:lang/>
        </w:rPr>
        <w:t xml:space="preserve"> </w:t>
      </w:r>
      <w:r>
        <w:rPr>
          <w:rStyle w:val="hps"/>
          <w:lang/>
        </w:rPr>
        <w:t>specifically</w:t>
      </w:r>
      <w:r>
        <w:rPr>
          <w:lang/>
        </w:rPr>
        <w:t xml:space="preserve"> </w:t>
      </w:r>
      <w:r>
        <w:rPr>
          <w:rStyle w:val="hps"/>
          <w:lang/>
        </w:rPr>
        <w:t>to the</w:t>
      </w:r>
      <w:r>
        <w:rPr>
          <w:lang/>
        </w:rPr>
        <w:t xml:space="preserve"> </w:t>
      </w:r>
      <w:r>
        <w:rPr>
          <w:rStyle w:val="hps"/>
          <w:lang/>
        </w:rPr>
        <w:t>user's voice</w:t>
      </w:r>
      <w:r>
        <w:rPr>
          <w:lang/>
        </w:rPr>
        <w:t>.</w:t>
      </w:r>
      <w:r>
        <w:rPr>
          <w:lang/>
        </w:rPr>
        <w:br/>
      </w:r>
      <w:r>
        <w:rPr>
          <w:rStyle w:val="hps"/>
          <w:lang/>
        </w:rPr>
        <w:t>However, this method</w:t>
      </w:r>
      <w:r>
        <w:rPr>
          <w:lang/>
        </w:rPr>
        <w:t xml:space="preserve"> </w:t>
      </w:r>
      <w:r>
        <w:rPr>
          <w:rStyle w:val="hps"/>
          <w:lang/>
        </w:rPr>
        <w:t>requires</w:t>
      </w:r>
      <w:r>
        <w:rPr>
          <w:lang/>
        </w:rPr>
        <w:t xml:space="preserve"> </w:t>
      </w:r>
      <w:r>
        <w:rPr>
          <w:rStyle w:val="hps"/>
          <w:lang/>
        </w:rPr>
        <w:t>large learning</w:t>
      </w:r>
      <w:r>
        <w:rPr>
          <w:lang/>
        </w:rPr>
        <w:t xml:space="preserve"> data</w:t>
      </w:r>
      <w:r>
        <w:rPr>
          <w:rStyle w:val="hps"/>
          <w:lang/>
        </w:rPr>
        <w:t>base</w:t>
      </w:r>
      <w:r>
        <w:rPr>
          <w:lang/>
        </w:rPr>
        <w:t xml:space="preserve"> with </w:t>
      </w:r>
      <w:r>
        <w:rPr>
          <w:rStyle w:val="hps"/>
          <w:lang/>
        </w:rPr>
        <w:t>representative</w:t>
      </w:r>
      <w:r>
        <w:rPr>
          <w:lang/>
        </w:rPr>
        <w:t xml:space="preserve"> </w:t>
      </w:r>
      <w:r>
        <w:rPr>
          <w:rStyle w:val="hps"/>
          <w:lang/>
        </w:rPr>
        <w:t>cases</w:t>
      </w:r>
      <w:r>
        <w:rPr>
          <w:lang/>
        </w:rPr>
        <w:t xml:space="preserve"> </w:t>
      </w:r>
      <w:r>
        <w:rPr>
          <w:rStyle w:val="hps"/>
          <w:lang/>
        </w:rPr>
        <w:t>that will be often encountered</w:t>
      </w:r>
      <w:r>
        <w:rPr>
          <w:lang/>
        </w:rPr>
        <w:t xml:space="preserve">. </w:t>
      </w:r>
      <w:r>
        <w:rPr>
          <w:rStyle w:val="hps"/>
          <w:lang/>
        </w:rPr>
        <w:t>Moreover</w:t>
      </w:r>
      <w:r>
        <w:rPr>
          <w:lang/>
        </w:rPr>
        <w:t xml:space="preserve"> </w:t>
      </w:r>
      <w:r>
        <w:rPr>
          <w:rStyle w:val="hps"/>
          <w:lang/>
        </w:rPr>
        <w:t>in the case of</w:t>
      </w:r>
      <w:r>
        <w:rPr>
          <w:lang/>
        </w:rPr>
        <w:t xml:space="preserve"> </w:t>
      </w:r>
      <w:r>
        <w:rPr>
          <w:rStyle w:val="hps"/>
          <w:lang/>
        </w:rPr>
        <w:t>extreme elements</w:t>
      </w:r>
      <w:r>
        <w:rPr>
          <w:lang/>
        </w:rPr>
        <w:t xml:space="preserve">, they alter </w:t>
      </w:r>
      <w:r>
        <w:rPr>
          <w:rStyle w:val="hps"/>
          <w:lang/>
        </w:rPr>
        <w:t>the</w:t>
      </w:r>
      <w:r>
        <w:rPr>
          <w:lang/>
        </w:rPr>
        <w:t xml:space="preserve"> </w:t>
      </w:r>
      <w:r>
        <w:rPr>
          <w:rStyle w:val="hps"/>
          <w:lang/>
        </w:rPr>
        <w:t>weight</w:t>
      </w:r>
      <w:r>
        <w:rPr>
          <w:lang/>
        </w:rPr>
        <w:t xml:space="preserve"> </w:t>
      </w:r>
      <w:r>
        <w:rPr>
          <w:rStyle w:val="hps"/>
          <w:lang/>
        </w:rPr>
        <w:t>given to each</w:t>
      </w:r>
      <w:r>
        <w:rPr>
          <w:lang/>
        </w:rPr>
        <w:t xml:space="preserve"> </w:t>
      </w:r>
      <w:r>
        <w:rPr>
          <w:rStyle w:val="hps"/>
          <w:lang/>
        </w:rPr>
        <w:t>possibility</w:t>
      </w:r>
      <w:r>
        <w:rPr>
          <w:lang/>
        </w:rPr>
        <w:t xml:space="preserve">, making </w:t>
      </w:r>
      <w:r>
        <w:rPr>
          <w:rStyle w:val="hps"/>
          <w:lang/>
        </w:rPr>
        <w:t>the division of the</w:t>
      </w:r>
      <w:r>
        <w:rPr>
          <w:lang/>
        </w:rPr>
        <w:t xml:space="preserve"> </w:t>
      </w:r>
      <w:r>
        <w:rPr>
          <w:rStyle w:val="hps"/>
          <w:lang/>
        </w:rPr>
        <w:t>possibilities’</w:t>
      </w:r>
      <w:r>
        <w:rPr>
          <w:lang/>
        </w:rPr>
        <w:t xml:space="preserve"> </w:t>
      </w:r>
      <w:r>
        <w:rPr>
          <w:rStyle w:val="hps"/>
          <w:lang/>
        </w:rPr>
        <w:t>space unstable.</w:t>
      </w:r>
      <w:r>
        <w:rPr>
          <w:lang/>
        </w:rPr>
        <w:br/>
      </w:r>
      <w:r>
        <w:rPr>
          <w:rStyle w:val="hps"/>
          <w:lang/>
        </w:rPr>
        <w:t>In our case,</w:t>
      </w:r>
      <w:r>
        <w:rPr>
          <w:lang/>
        </w:rPr>
        <w:t xml:space="preserve"> </w:t>
      </w:r>
      <w:r>
        <w:rPr>
          <w:rStyle w:val="hps"/>
          <w:lang/>
        </w:rPr>
        <w:t>we have a small</w:t>
      </w:r>
      <w:r>
        <w:rPr>
          <w:lang/>
        </w:rPr>
        <w:t xml:space="preserve"> </w:t>
      </w:r>
      <w:r>
        <w:rPr>
          <w:rStyle w:val="hps"/>
          <w:lang/>
        </w:rPr>
        <w:t>vocabulary</w:t>
      </w:r>
      <w:r>
        <w:rPr>
          <w:lang/>
        </w:rPr>
        <w:t xml:space="preserve"> </w:t>
      </w:r>
      <w:r>
        <w:rPr>
          <w:rStyle w:val="hps"/>
          <w:lang/>
        </w:rPr>
        <w:t>(</w:t>
      </w:r>
      <w:r>
        <w:rPr>
          <w:lang/>
        </w:rPr>
        <w:t xml:space="preserve">about twenty </w:t>
      </w:r>
      <w:r>
        <w:rPr>
          <w:rStyle w:val="hps"/>
          <w:lang/>
        </w:rPr>
        <w:t>words)</w:t>
      </w:r>
      <w:r>
        <w:rPr>
          <w:lang/>
        </w:rPr>
        <w:t xml:space="preserve"> </w:t>
      </w:r>
      <w:r>
        <w:rPr>
          <w:rStyle w:val="hps"/>
          <w:lang/>
        </w:rPr>
        <w:t>based on</w:t>
      </w:r>
      <w:r>
        <w:rPr>
          <w:lang/>
        </w:rPr>
        <w:t xml:space="preserve"> </w:t>
      </w:r>
      <w:r>
        <w:rPr>
          <w:rStyle w:val="hps"/>
          <w:lang/>
        </w:rPr>
        <w:t>a single-</w:t>
      </w:r>
      <w:r>
        <w:rPr>
          <w:rStyle w:val="atn"/>
          <w:lang/>
        </w:rPr>
        <w:t>speaker (</w:t>
      </w:r>
      <w:r>
        <w:rPr>
          <w:lang/>
        </w:rPr>
        <w:t xml:space="preserve">considering that </w:t>
      </w:r>
      <w:r>
        <w:rPr>
          <w:rStyle w:val="hps"/>
          <w:lang/>
        </w:rPr>
        <w:t>during a phase</w:t>
      </w:r>
      <w:r>
        <w:rPr>
          <w:lang/>
        </w:rPr>
        <w:t xml:space="preserve"> </w:t>
      </w:r>
      <w:r>
        <w:rPr>
          <w:rStyle w:val="hps"/>
          <w:lang/>
        </w:rPr>
        <w:t>of</w:t>
      </w:r>
      <w:r>
        <w:rPr>
          <w:lang/>
        </w:rPr>
        <w:t xml:space="preserve"> </w:t>
      </w:r>
      <w:r>
        <w:rPr>
          <w:rStyle w:val="hps"/>
          <w:lang/>
        </w:rPr>
        <w:t>recording</w:t>
      </w:r>
      <w:r>
        <w:rPr>
          <w:lang/>
        </w:rPr>
        <w:t xml:space="preserve"> </w:t>
      </w:r>
      <w:r>
        <w:rPr>
          <w:rStyle w:val="hps"/>
          <w:lang/>
        </w:rPr>
        <w:t>a single</w:t>
      </w:r>
      <w:r>
        <w:rPr>
          <w:lang/>
        </w:rPr>
        <w:t xml:space="preserve"> </w:t>
      </w:r>
      <w:r>
        <w:rPr>
          <w:rStyle w:val="hps"/>
          <w:lang/>
        </w:rPr>
        <w:t>person has to</w:t>
      </w:r>
      <w:r>
        <w:rPr>
          <w:lang/>
        </w:rPr>
        <w:t xml:space="preserve"> </w:t>
      </w:r>
      <w:r>
        <w:rPr>
          <w:rStyle w:val="hps"/>
          <w:lang/>
        </w:rPr>
        <w:t>speak).</w:t>
      </w:r>
      <w:r>
        <w:rPr>
          <w:lang/>
        </w:rPr>
        <w:t xml:space="preserve"> </w:t>
      </w:r>
      <w:r>
        <w:rPr>
          <w:rStyle w:val="hps"/>
          <w:lang/>
        </w:rPr>
        <w:t>That’s why it</w:t>
      </w:r>
      <w:r>
        <w:rPr>
          <w:lang/>
        </w:rPr>
        <w:t xml:space="preserve"> </w:t>
      </w:r>
      <w:r>
        <w:rPr>
          <w:rStyle w:val="hps"/>
          <w:lang/>
        </w:rPr>
        <w:t>is not necessary</w:t>
      </w:r>
      <w:r>
        <w:rPr>
          <w:lang/>
        </w:rPr>
        <w:t xml:space="preserve"> </w:t>
      </w:r>
      <w:r>
        <w:rPr>
          <w:rStyle w:val="hps"/>
          <w:lang/>
        </w:rPr>
        <w:t>here to use</w:t>
      </w:r>
      <w:r>
        <w:rPr>
          <w:lang/>
        </w:rPr>
        <w:t xml:space="preserve"> a </w:t>
      </w:r>
      <w:r>
        <w:rPr>
          <w:rStyle w:val="hps"/>
          <w:lang/>
        </w:rPr>
        <w:t>neural network</w:t>
      </w:r>
      <w:r>
        <w:rPr>
          <w:lang/>
        </w:rPr>
        <w:t xml:space="preserve"> </w:t>
      </w:r>
      <w:r>
        <w:rPr>
          <w:rStyle w:val="hps"/>
          <w:lang/>
        </w:rPr>
        <w:t xml:space="preserve">that </w:t>
      </w:r>
      <w:r w:rsidR="00A939D5">
        <w:rPr>
          <w:rStyle w:val="hps"/>
          <w:lang/>
        </w:rPr>
        <w:t>is</w:t>
      </w:r>
      <w:r>
        <w:rPr>
          <w:lang/>
        </w:rPr>
        <w:t xml:space="preserve"> </w:t>
      </w:r>
      <w:r>
        <w:rPr>
          <w:rStyle w:val="hps"/>
          <w:lang/>
        </w:rPr>
        <w:t>heavier</w:t>
      </w:r>
      <w:r>
        <w:rPr>
          <w:lang/>
        </w:rPr>
        <w:t xml:space="preserve"> to </w:t>
      </w:r>
      <w:r>
        <w:rPr>
          <w:rStyle w:val="hps"/>
          <w:lang/>
        </w:rPr>
        <w:t xml:space="preserve">implement (on </w:t>
      </w:r>
      <w:r>
        <w:rPr>
          <w:lang/>
        </w:rPr>
        <w:t xml:space="preserve">a </w:t>
      </w:r>
      <w:r w:rsidR="00716B58">
        <w:rPr>
          <w:rStyle w:val="hps"/>
          <w:lang/>
        </w:rPr>
        <w:t>computational</w:t>
      </w:r>
      <w:r>
        <w:rPr>
          <w:lang/>
        </w:rPr>
        <w:t xml:space="preserve"> </w:t>
      </w:r>
      <w:r>
        <w:rPr>
          <w:rStyle w:val="hps"/>
          <w:lang/>
        </w:rPr>
        <w:t>point</w:t>
      </w:r>
      <w:r>
        <w:rPr>
          <w:lang/>
        </w:rPr>
        <w:t xml:space="preserve">) and </w:t>
      </w:r>
      <w:r>
        <w:rPr>
          <w:rStyle w:val="hps"/>
          <w:lang/>
        </w:rPr>
        <w:t>it suffices to</w:t>
      </w:r>
      <w:r>
        <w:rPr>
          <w:lang/>
        </w:rPr>
        <w:t xml:space="preserve"> </w:t>
      </w:r>
      <w:r>
        <w:rPr>
          <w:rStyle w:val="hps"/>
          <w:lang/>
        </w:rPr>
        <w:t>change</w:t>
      </w:r>
      <w:r>
        <w:rPr>
          <w:lang/>
        </w:rPr>
        <w:t xml:space="preserve"> </w:t>
      </w:r>
      <w:r>
        <w:rPr>
          <w:rStyle w:val="hps"/>
          <w:lang/>
        </w:rPr>
        <w:t>the comparison</w:t>
      </w:r>
      <w:r>
        <w:rPr>
          <w:lang/>
        </w:rPr>
        <w:t xml:space="preserve"> data</w:t>
      </w:r>
      <w:r w:rsidR="00A939D5">
        <w:rPr>
          <w:rStyle w:val="hps"/>
          <w:lang/>
        </w:rPr>
        <w:t>bas</w:t>
      </w:r>
      <w:r>
        <w:rPr>
          <w:rStyle w:val="hps"/>
          <w:lang/>
        </w:rPr>
        <w:t>e for each</w:t>
      </w:r>
      <w:r>
        <w:rPr>
          <w:lang/>
        </w:rPr>
        <w:t xml:space="preserve"> </w:t>
      </w:r>
      <w:r>
        <w:rPr>
          <w:rStyle w:val="hps"/>
          <w:lang/>
        </w:rPr>
        <w:t>new user.</w:t>
      </w:r>
    </w:p>
    <w:p w:rsidR="00B739BA" w:rsidRDefault="00B739BA" w:rsidP="00B825FB">
      <w:pPr>
        <w:rPr>
          <w:kern w:val="28"/>
          <w:lang w:val="en-US"/>
        </w:rPr>
      </w:pPr>
      <w:r>
        <w:rPr>
          <w:kern w:val="28"/>
          <w:lang w:val="en-US"/>
        </w:rPr>
        <w:br w:type="page"/>
      </w:r>
    </w:p>
    <w:p w:rsidR="000266D7" w:rsidRPr="00AF022C" w:rsidRDefault="000266D7" w:rsidP="000266D7">
      <w:pPr>
        <w:pStyle w:val="Heading1"/>
        <w:rPr>
          <w:lang w:val="en-US"/>
        </w:rPr>
      </w:pPr>
      <w:bookmarkStart w:id="43" w:name="_Toc345579946"/>
      <w:r w:rsidRPr="00AF022C">
        <w:rPr>
          <w:lang w:val="en-US"/>
        </w:rPr>
        <w:lastRenderedPageBreak/>
        <w:t>Conclusion</w:t>
      </w:r>
      <w:bookmarkEnd w:id="43"/>
    </w:p>
    <w:p w:rsidR="001C064E" w:rsidRPr="00AF022C" w:rsidRDefault="001C064E">
      <w:pPr>
        <w:rPr>
          <w:lang w:val="en-US"/>
        </w:rPr>
      </w:pPr>
    </w:p>
    <w:sectPr w:rsidR="001C064E" w:rsidRPr="00AF022C" w:rsidSect="00AD16DA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4" w:author="Guenon" w:date="2013-01-10T08:27:00Z" w:initials="G">
    <w:p w:rsidR="00705E56" w:rsidRDefault="00705E56">
      <w:pPr>
        <w:pStyle w:val="CommentText"/>
      </w:pPr>
      <w:r>
        <w:rPr>
          <w:rStyle w:val="CommentReference"/>
        </w:rPr>
        <w:annotationRef/>
      </w:r>
      <w:r>
        <w:t>A finir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6005" w:rsidRDefault="00236005" w:rsidP="000C4F44">
      <w:pPr>
        <w:spacing w:after="0" w:line="240" w:lineRule="auto"/>
      </w:pPr>
      <w:r>
        <w:separator/>
      </w:r>
    </w:p>
  </w:endnote>
  <w:endnote w:type="continuationSeparator" w:id="0">
    <w:p w:rsidR="00236005" w:rsidRDefault="00236005" w:rsidP="000C4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139"/>
      <w:gridCol w:w="1009"/>
      <w:gridCol w:w="4140"/>
    </w:tblGrid>
    <w:tr w:rsidR="000C4F44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0C4F44" w:rsidRDefault="000C4F4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0C4F44" w:rsidRDefault="000C4F44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fldSimple w:instr=" PAGE  \* MERGEFORMAT ">
            <w:r w:rsidR="002B1681" w:rsidRPr="002B1681">
              <w:rPr>
                <w:rFonts w:asciiTheme="majorHAnsi" w:hAnsiTheme="majorHAnsi"/>
                <w:b/>
                <w:noProof/>
              </w:rPr>
              <w:t>4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0C4F44" w:rsidRDefault="000C4F4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0C4F44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0C4F44" w:rsidRDefault="000C4F4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0C4F44" w:rsidRDefault="000C4F4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0C4F44" w:rsidRDefault="000C4F4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C4F44" w:rsidRDefault="000C4F4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6005" w:rsidRDefault="00236005" w:rsidP="000C4F44">
      <w:pPr>
        <w:spacing w:after="0" w:line="240" w:lineRule="auto"/>
      </w:pPr>
      <w:r>
        <w:separator/>
      </w:r>
    </w:p>
  </w:footnote>
  <w:footnote w:type="continuationSeparator" w:id="0">
    <w:p w:rsidR="00236005" w:rsidRDefault="00236005" w:rsidP="000C4F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b/>
        <w:bCs/>
        <w:color w:val="1F497D" w:themeColor="text2"/>
        <w:sz w:val="28"/>
        <w:szCs w:val="28"/>
      </w:rPr>
      <w:alias w:val="Title"/>
      <w:id w:val="77807649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E52109" w:rsidRDefault="00E52109" w:rsidP="00E52109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center"/>
          <w:rPr>
            <w:b/>
            <w:bCs/>
            <w:color w:val="1F497D" w:themeColor="text2"/>
            <w:sz w:val="28"/>
            <w:szCs w:val="28"/>
          </w:rPr>
        </w:pPr>
        <w:r>
          <w:rPr>
            <w:b/>
            <w:bCs/>
            <w:color w:val="1F497D" w:themeColor="text2"/>
            <w:sz w:val="28"/>
            <w:szCs w:val="28"/>
          </w:rPr>
          <w:t>Word recognition</w:t>
        </w:r>
      </w:p>
    </w:sdtContent>
  </w:sdt>
  <w:sdt>
    <w:sdtPr>
      <w:rPr>
        <w:color w:val="808080" w:themeColor="text1" w:themeTint="7F"/>
      </w:rPr>
      <w:alias w:val="Subtitle"/>
      <w:id w:val="77807653"/>
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<w:text/>
    </w:sdtPr>
    <w:sdtContent>
      <w:p w:rsidR="00E52109" w:rsidRPr="00E52109" w:rsidRDefault="00E52109" w:rsidP="00E52109">
        <w:pPr>
          <w:pStyle w:val="Header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center"/>
          <w:rPr>
            <w:color w:val="4F81BD" w:themeColor="accent1"/>
          </w:rPr>
        </w:pPr>
        <w:r w:rsidRPr="00E52109">
          <w:rPr>
            <w:color w:val="808080" w:themeColor="text1" w:themeTint="7F"/>
          </w:rPr>
          <w:t>Guénon Marie, Achard Jean-Paul, Favreau Jean-Dominique</w:t>
        </w:r>
      </w:p>
    </w:sdtContent>
  </w:sdt>
  <w:p w:rsidR="000C4F44" w:rsidRDefault="000C4F4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0E494B"/>
    <w:multiLevelType w:val="hybridMultilevel"/>
    <w:tmpl w:val="89CCD0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2E1608"/>
    <w:multiLevelType w:val="hybridMultilevel"/>
    <w:tmpl w:val="A85424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F05547"/>
    <w:multiLevelType w:val="hybridMultilevel"/>
    <w:tmpl w:val="1496329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C72CD2"/>
    <w:multiLevelType w:val="hybridMultilevel"/>
    <w:tmpl w:val="FCC6D1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266D7"/>
    <w:rsid w:val="00020FAC"/>
    <w:rsid w:val="000266D7"/>
    <w:rsid w:val="00027CA0"/>
    <w:rsid w:val="000414F8"/>
    <w:rsid w:val="000A7D47"/>
    <w:rsid w:val="000C4F44"/>
    <w:rsid w:val="0013688F"/>
    <w:rsid w:val="001B1346"/>
    <w:rsid w:val="001C064E"/>
    <w:rsid w:val="001C5732"/>
    <w:rsid w:val="001C5D56"/>
    <w:rsid w:val="00236005"/>
    <w:rsid w:val="002545E5"/>
    <w:rsid w:val="002B1681"/>
    <w:rsid w:val="00312123"/>
    <w:rsid w:val="00324413"/>
    <w:rsid w:val="00355348"/>
    <w:rsid w:val="00360A4B"/>
    <w:rsid w:val="003956C1"/>
    <w:rsid w:val="003B15B4"/>
    <w:rsid w:val="003B6F68"/>
    <w:rsid w:val="003F04AC"/>
    <w:rsid w:val="003F0D45"/>
    <w:rsid w:val="004820A9"/>
    <w:rsid w:val="004E08AD"/>
    <w:rsid w:val="00506489"/>
    <w:rsid w:val="005840BE"/>
    <w:rsid w:val="005F1FF4"/>
    <w:rsid w:val="006221C9"/>
    <w:rsid w:val="006400D5"/>
    <w:rsid w:val="006A2F2F"/>
    <w:rsid w:val="006E41E3"/>
    <w:rsid w:val="006E5CE9"/>
    <w:rsid w:val="006F2102"/>
    <w:rsid w:val="00705E56"/>
    <w:rsid w:val="00716B58"/>
    <w:rsid w:val="007463CF"/>
    <w:rsid w:val="007B2226"/>
    <w:rsid w:val="007F5DA5"/>
    <w:rsid w:val="00885BAC"/>
    <w:rsid w:val="00887668"/>
    <w:rsid w:val="008A32CA"/>
    <w:rsid w:val="008E7445"/>
    <w:rsid w:val="0092021C"/>
    <w:rsid w:val="00930047"/>
    <w:rsid w:val="00965273"/>
    <w:rsid w:val="00967099"/>
    <w:rsid w:val="009C7B95"/>
    <w:rsid w:val="009D1246"/>
    <w:rsid w:val="00A14476"/>
    <w:rsid w:val="00A70978"/>
    <w:rsid w:val="00A939D5"/>
    <w:rsid w:val="00AF022C"/>
    <w:rsid w:val="00B03EDF"/>
    <w:rsid w:val="00B1137C"/>
    <w:rsid w:val="00B14916"/>
    <w:rsid w:val="00B61D27"/>
    <w:rsid w:val="00B739BA"/>
    <w:rsid w:val="00B825FB"/>
    <w:rsid w:val="00B85E28"/>
    <w:rsid w:val="00BD204E"/>
    <w:rsid w:val="00C4114E"/>
    <w:rsid w:val="00CB328E"/>
    <w:rsid w:val="00CF76D2"/>
    <w:rsid w:val="00D1279B"/>
    <w:rsid w:val="00D456D7"/>
    <w:rsid w:val="00D56D25"/>
    <w:rsid w:val="00D628A1"/>
    <w:rsid w:val="00E03799"/>
    <w:rsid w:val="00E438A2"/>
    <w:rsid w:val="00E52109"/>
    <w:rsid w:val="00E63202"/>
    <w:rsid w:val="00EF0E5B"/>
    <w:rsid w:val="00EF5D5E"/>
    <w:rsid w:val="00F10EC3"/>
    <w:rsid w:val="00F57766"/>
    <w:rsid w:val="00F67371"/>
    <w:rsid w:val="00F7112E"/>
    <w:rsid w:val="00F753D3"/>
    <w:rsid w:val="00F844E7"/>
    <w:rsid w:val="00FD71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6D7"/>
  </w:style>
  <w:style w:type="paragraph" w:styleId="Heading1">
    <w:name w:val="heading 1"/>
    <w:basedOn w:val="Title"/>
    <w:next w:val="Title"/>
    <w:link w:val="Heading1Char"/>
    <w:uiPriority w:val="9"/>
    <w:qFormat/>
    <w:rsid w:val="000266D7"/>
    <w:pPr>
      <w:keepNext/>
      <w:keepLines/>
      <w:spacing w:before="480" w:after="0"/>
      <w:outlineLvl w:val="0"/>
    </w:pPr>
    <w:rPr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32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12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5E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6D7"/>
    <w:rPr>
      <w:rFonts w:asciiTheme="majorHAnsi" w:eastAsiaTheme="majorEastAsia" w:hAnsiTheme="majorHAnsi" w:cstheme="majorBidi"/>
      <w:bCs/>
      <w:color w:val="17365D" w:themeColor="text2" w:themeShade="BF"/>
      <w:spacing w:val="5"/>
      <w:kern w:val="28"/>
      <w:sz w:val="52"/>
      <w:szCs w:val="28"/>
    </w:rPr>
  </w:style>
  <w:style w:type="paragraph" w:styleId="ListParagraph">
    <w:name w:val="List Paragraph"/>
    <w:basedOn w:val="Normal"/>
    <w:uiPriority w:val="34"/>
    <w:qFormat/>
    <w:rsid w:val="000266D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266D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266D7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266D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266D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266D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266D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66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6D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B32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12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PlaceholderText">
    <w:name w:val="Placeholder Text"/>
    <w:basedOn w:val="DefaultParagraphFont"/>
    <w:uiPriority w:val="99"/>
    <w:semiHidden/>
    <w:rsid w:val="000414F8"/>
    <w:rPr>
      <w:color w:val="808080"/>
    </w:rPr>
  </w:style>
  <w:style w:type="character" w:customStyle="1" w:styleId="hps">
    <w:name w:val="hps"/>
    <w:basedOn w:val="DefaultParagraphFont"/>
    <w:rsid w:val="00B739BA"/>
  </w:style>
  <w:style w:type="paragraph" w:styleId="Header">
    <w:name w:val="header"/>
    <w:basedOn w:val="Normal"/>
    <w:link w:val="HeaderChar"/>
    <w:uiPriority w:val="99"/>
    <w:unhideWhenUsed/>
    <w:rsid w:val="000C4F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F44"/>
  </w:style>
  <w:style w:type="paragraph" w:styleId="Footer">
    <w:name w:val="footer"/>
    <w:basedOn w:val="Normal"/>
    <w:link w:val="FooterChar"/>
    <w:uiPriority w:val="99"/>
    <w:unhideWhenUsed/>
    <w:rsid w:val="000C4F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F44"/>
  </w:style>
  <w:style w:type="character" w:styleId="CommentReference">
    <w:name w:val="annotation reference"/>
    <w:basedOn w:val="DefaultParagraphFont"/>
    <w:uiPriority w:val="99"/>
    <w:semiHidden/>
    <w:unhideWhenUsed/>
    <w:rsid w:val="00705E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5E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5E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5E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5E5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705E5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F10EC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10EC3"/>
    <w:pPr>
      <w:spacing w:after="100"/>
      <w:ind w:left="440"/>
    </w:pPr>
  </w:style>
  <w:style w:type="character" w:customStyle="1" w:styleId="atn">
    <w:name w:val="atn"/>
    <w:basedOn w:val="DefaultParagraphFont"/>
    <w:rsid w:val="00F6737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\Desktop\Projet_S7\Mel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fr-FR"/>
  <c:chart>
    <c:title>
      <c:tx>
        <c:rich>
          <a:bodyPr/>
          <a:lstStyle/>
          <a:p>
            <a:pPr>
              <a:defRPr/>
            </a:pPr>
            <a:r>
              <a:rPr lang="fr-FR"/>
              <a:t>Mel scale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v>Mel</c:v>
          </c:tx>
          <c:marker>
            <c:symbol val="none"/>
          </c:marker>
          <c:xVal>
            <c:numRef>
              <c:f>Sheet1!$C$3:$C$21</c:f>
              <c:numCache>
                <c:formatCode>General</c:formatCode>
                <c:ptCount val="19"/>
                <c:pt idx="0">
                  <c:v>275.63444261342858</c:v>
                </c:pt>
                <c:pt idx="1">
                  <c:v>506.95998871988297</c:v>
                </c:pt>
                <c:pt idx="2">
                  <c:v>706.26879694329091</c:v>
                </c:pt>
                <c:pt idx="3">
                  <c:v>881.35550350138089</c:v>
                </c:pt>
                <c:pt idx="4">
                  <c:v>1037.474705418663</c:v>
                </c:pt>
                <c:pt idx="5">
                  <c:v>1178.3372412585095</c:v>
                </c:pt>
                <c:pt idx="6">
                  <c:v>1306.6613382340465</c:v>
                </c:pt>
                <c:pt idx="7">
                  <c:v>1424.4978285279099</c:v>
                </c:pt>
                <c:pt idx="8">
                  <c:v>1533.4322000810737</c:v>
                </c:pt>
                <c:pt idx="9">
                  <c:v>1634.7155359182561</c:v>
                </c:pt>
                <c:pt idx="10">
                  <c:v>1729.3524100563261</c:v>
                </c:pt>
                <c:pt idx="11">
                  <c:v>1818.1616770141868</c:v>
                </c:pt>
                <c:pt idx="12">
                  <c:v>1901.8196060610965</c:v>
                </c:pt>
                <c:pt idx="13">
                  <c:v>1980.8911770522955</c:v>
                </c:pt>
                <c:pt idx="14">
                  <c:v>2055.8532347335258</c:v>
                </c:pt>
                <c:pt idx="15">
                  <c:v>2127.1119179033481</c:v>
                </c:pt>
                <c:pt idx="16">
                  <c:v>2195.0159824051429</c:v>
                </c:pt>
                <c:pt idx="17">
                  <c:v>2259.8671267551122</c:v>
                </c:pt>
                <c:pt idx="18">
                  <c:v>2321.9280948873625</c:v>
                </c:pt>
              </c:numCache>
            </c:numRef>
          </c:xVal>
          <c:yVal>
            <c:numRef>
              <c:f>Sheet1!$B$3:$B$21</c:f>
              <c:numCache>
                <c:formatCode>General</c:formatCode>
                <c:ptCount val="19"/>
                <c:pt idx="0">
                  <c:v>210.52631578947367</c:v>
                </c:pt>
                <c:pt idx="1">
                  <c:v>421.05263157894734</c:v>
                </c:pt>
                <c:pt idx="2">
                  <c:v>631.57894736842263</c:v>
                </c:pt>
                <c:pt idx="3">
                  <c:v>842.10526315789468</c:v>
                </c:pt>
                <c:pt idx="4">
                  <c:v>1052.6315789473679</c:v>
                </c:pt>
                <c:pt idx="5">
                  <c:v>1263.1578947368398</c:v>
                </c:pt>
                <c:pt idx="6">
                  <c:v>1473.6842105263104</c:v>
                </c:pt>
                <c:pt idx="7">
                  <c:v>1684.21052631579</c:v>
                </c:pt>
                <c:pt idx="8">
                  <c:v>1894.7368421052631</c:v>
                </c:pt>
                <c:pt idx="9">
                  <c:v>2105.2631578947371</c:v>
                </c:pt>
                <c:pt idx="10">
                  <c:v>2315.7894736842104</c:v>
                </c:pt>
                <c:pt idx="11">
                  <c:v>2526.3157894736842</c:v>
                </c:pt>
                <c:pt idx="12">
                  <c:v>2736.8421052631579</c:v>
                </c:pt>
                <c:pt idx="13">
                  <c:v>2947.3684210526253</c:v>
                </c:pt>
                <c:pt idx="14">
                  <c:v>3157.894736842115</c:v>
                </c:pt>
                <c:pt idx="15">
                  <c:v>3368.4210526315901</c:v>
                </c:pt>
                <c:pt idx="16">
                  <c:v>3578.9473684210507</c:v>
                </c:pt>
                <c:pt idx="17">
                  <c:v>3789.4736842105262</c:v>
                </c:pt>
                <c:pt idx="18">
                  <c:v>4000</c:v>
                </c:pt>
              </c:numCache>
            </c:numRef>
          </c:yVal>
          <c:smooth val="1"/>
        </c:ser>
        <c:ser>
          <c:idx val="1"/>
          <c:order val="1"/>
          <c:tx>
            <c:v>lin</c:v>
          </c:tx>
          <c:spPr>
            <a:ln>
              <a:noFill/>
            </a:ln>
          </c:spPr>
          <c:marker>
            <c:symbol val="none"/>
          </c:marker>
          <c:trendline>
            <c:spPr>
              <a:ln w="12700" cap="rnd"/>
            </c:spPr>
            <c:trendlineType val="linear"/>
            <c:forward val="1000"/>
          </c:trendline>
          <c:xVal>
            <c:numRef>
              <c:f>Sheet1!$C$3:$C$6</c:f>
              <c:numCache>
                <c:formatCode>General</c:formatCode>
                <c:ptCount val="4"/>
                <c:pt idx="0">
                  <c:v>275.63444261342858</c:v>
                </c:pt>
                <c:pt idx="1">
                  <c:v>506.95998871988297</c:v>
                </c:pt>
                <c:pt idx="2">
                  <c:v>706.26879694329091</c:v>
                </c:pt>
                <c:pt idx="3">
                  <c:v>881.35550350138089</c:v>
                </c:pt>
              </c:numCache>
            </c:numRef>
          </c:xVal>
          <c:yVal>
            <c:numRef>
              <c:f>Sheet1!$B$3:$B$21</c:f>
              <c:numCache>
                <c:formatCode>General</c:formatCode>
                <c:ptCount val="19"/>
                <c:pt idx="0">
                  <c:v>210.52631578947367</c:v>
                </c:pt>
                <c:pt idx="1">
                  <c:v>421.05263157894734</c:v>
                </c:pt>
                <c:pt idx="2">
                  <c:v>631.57894736842263</c:v>
                </c:pt>
                <c:pt idx="3">
                  <c:v>842.10526315789468</c:v>
                </c:pt>
                <c:pt idx="4">
                  <c:v>1052.6315789473679</c:v>
                </c:pt>
                <c:pt idx="5">
                  <c:v>1263.1578947368398</c:v>
                </c:pt>
                <c:pt idx="6">
                  <c:v>1473.6842105263104</c:v>
                </c:pt>
                <c:pt idx="7">
                  <c:v>1684.21052631579</c:v>
                </c:pt>
                <c:pt idx="8">
                  <c:v>1894.7368421052631</c:v>
                </c:pt>
                <c:pt idx="9">
                  <c:v>2105.2631578947371</c:v>
                </c:pt>
                <c:pt idx="10">
                  <c:v>2315.7894736842104</c:v>
                </c:pt>
                <c:pt idx="11">
                  <c:v>2526.3157894736842</c:v>
                </c:pt>
                <c:pt idx="12">
                  <c:v>2736.8421052631579</c:v>
                </c:pt>
                <c:pt idx="13">
                  <c:v>2947.3684210526253</c:v>
                </c:pt>
                <c:pt idx="14">
                  <c:v>3157.894736842115</c:v>
                </c:pt>
                <c:pt idx="15">
                  <c:v>3368.4210526315901</c:v>
                </c:pt>
                <c:pt idx="16">
                  <c:v>3578.9473684210507</c:v>
                </c:pt>
                <c:pt idx="17">
                  <c:v>3789.4736842105262</c:v>
                </c:pt>
                <c:pt idx="18">
                  <c:v>4000</c:v>
                </c:pt>
              </c:numCache>
            </c:numRef>
          </c:yVal>
          <c:smooth val="1"/>
        </c:ser>
        <c:axId val="72231936"/>
        <c:axId val="77267328"/>
      </c:scatterChart>
      <c:valAx>
        <c:axId val="7223193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fr-FR"/>
                  <a:t>Output frequency (Mel)</a:t>
                </a:r>
              </a:p>
            </c:rich>
          </c:tx>
        </c:title>
        <c:numFmt formatCode="General" sourceLinked="1"/>
        <c:tickLblPos val="nextTo"/>
        <c:crossAx val="77267328"/>
        <c:crosses val="autoZero"/>
        <c:crossBetween val="midCat"/>
      </c:valAx>
      <c:valAx>
        <c:axId val="77267328"/>
        <c:scaling>
          <c:orientation val="minMax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fr-FR"/>
                  <a:t>Input frequency (Hz)</a:t>
                </a:r>
              </a:p>
            </c:rich>
          </c:tx>
        </c:title>
        <c:numFmt formatCode="General" sourceLinked="1"/>
        <c:tickLblPos val="nextTo"/>
        <c:crossAx val="72231936"/>
        <c:crosses val="autoZero"/>
        <c:crossBetween val="midCat"/>
      </c:valAx>
    </c:plotArea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F54DA3F-F877-4FD7-9348-08C456CCE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11</Pages>
  <Words>1264</Words>
  <Characters>6957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 recognition</vt:lpstr>
    </vt:vector>
  </TitlesOfParts>
  <Company>Polytech’ Nice Sophia Antipolis</Company>
  <LinksUpToDate>false</LinksUpToDate>
  <CharactersWithSpaces>8205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recognition</dc:title>
  <dc:subject>Guénon Marie, Achard Jean-Paul, Favreau Jean-Dominique</dc:subject>
  <dc:creator>Guenon</dc:creator>
  <cp:lastModifiedBy>Guenon</cp:lastModifiedBy>
  <cp:revision>69</cp:revision>
  <dcterms:created xsi:type="dcterms:W3CDTF">2013-01-08T08:24:00Z</dcterms:created>
  <dcterms:modified xsi:type="dcterms:W3CDTF">2013-01-10T10:16:00Z</dcterms:modified>
</cp:coreProperties>
</file>