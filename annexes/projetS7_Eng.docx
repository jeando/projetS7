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0266D7" w:rsidRPr="0021089C" w:rsidTr="0043532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0266D7" w:rsidRPr="0021089C" w:rsidRDefault="000266D7" w:rsidP="000266D7">
                    <w:pPr>
                      <w:pStyle w:val="NoSpacing"/>
                      <w:jc w:val="center"/>
                      <w:rPr>
                        <w:rFonts w:asciiTheme="majorHAnsi" w:eastAsiaTheme="majorEastAsia" w:hAnsiTheme="majorHAnsi" w:cstheme="majorBidi"/>
                        <w:caps/>
                      </w:rPr>
                    </w:pPr>
                    <w:r w:rsidRPr="0021089C">
                      <w:rPr>
                        <w:rFonts w:asciiTheme="majorHAnsi" w:eastAsiaTheme="majorEastAsia" w:hAnsiTheme="majorHAnsi" w:cstheme="majorBidi"/>
                        <w:caps/>
                      </w:rPr>
                      <w:t>Polytech’ Nice Sophia Antipolis</w:t>
                    </w:r>
                  </w:p>
                </w:tc>
              </w:sdtContent>
            </w:sdt>
          </w:tr>
          <w:tr w:rsidR="000266D7" w:rsidRPr="0021089C" w:rsidTr="0043532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266D7" w:rsidRPr="0021089C" w:rsidRDefault="000266D7" w:rsidP="000266D7">
                    <w:pPr>
                      <w:pStyle w:val="NoSpacing"/>
                      <w:jc w:val="center"/>
                      <w:rPr>
                        <w:rFonts w:asciiTheme="majorHAnsi" w:eastAsiaTheme="majorEastAsia" w:hAnsiTheme="majorHAnsi" w:cstheme="majorBidi"/>
                        <w:sz w:val="80"/>
                        <w:szCs w:val="80"/>
                      </w:rPr>
                    </w:pPr>
                    <w:r w:rsidRPr="0021089C">
                      <w:rPr>
                        <w:rFonts w:asciiTheme="majorHAnsi" w:eastAsiaTheme="majorEastAsia" w:hAnsiTheme="majorHAnsi" w:cstheme="majorBidi"/>
                        <w:sz w:val="80"/>
                        <w:szCs w:val="80"/>
                      </w:rPr>
                      <w:t>Word recognition</w:t>
                    </w:r>
                  </w:p>
                </w:tc>
              </w:sdtContent>
            </w:sdt>
          </w:tr>
          <w:tr w:rsidR="000266D7" w:rsidRPr="0021089C" w:rsidTr="0043532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266D7" w:rsidRPr="0021089C" w:rsidRDefault="00E52109" w:rsidP="000266D7">
                    <w:pPr>
                      <w:pStyle w:val="NoSpacing"/>
                      <w:jc w:val="center"/>
                      <w:rPr>
                        <w:rFonts w:asciiTheme="majorHAnsi" w:eastAsiaTheme="majorEastAsia" w:hAnsiTheme="majorHAnsi" w:cstheme="majorBidi"/>
                        <w:sz w:val="44"/>
                        <w:szCs w:val="44"/>
                      </w:rPr>
                    </w:pPr>
                    <w:proofErr w:type="spellStart"/>
                    <w:r w:rsidRPr="0021089C">
                      <w:rPr>
                        <w:rFonts w:asciiTheme="majorHAnsi" w:eastAsiaTheme="majorEastAsia" w:hAnsiTheme="majorHAnsi" w:cstheme="majorBidi"/>
                        <w:sz w:val="44"/>
                        <w:szCs w:val="44"/>
                      </w:rPr>
                      <w:t>Guénon</w:t>
                    </w:r>
                    <w:proofErr w:type="spellEnd"/>
                    <w:r w:rsidRPr="0021089C">
                      <w:rPr>
                        <w:rFonts w:asciiTheme="majorHAnsi" w:eastAsiaTheme="majorEastAsia" w:hAnsiTheme="majorHAnsi" w:cstheme="majorBidi"/>
                        <w:sz w:val="44"/>
                        <w:szCs w:val="44"/>
                      </w:rPr>
                      <w:t xml:space="preserve"> Marie, </w:t>
                    </w:r>
                    <w:proofErr w:type="spellStart"/>
                    <w:r w:rsidRPr="0021089C">
                      <w:rPr>
                        <w:rFonts w:asciiTheme="majorHAnsi" w:eastAsiaTheme="majorEastAsia" w:hAnsiTheme="majorHAnsi" w:cstheme="majorBidi"/>
                        <w:sz w:val="44"/>
                        <w:szCs w:val="44"/>
                      </w:rPr>
                      <w:t>Achard</w:t>
                    </w:r>
                    <w:proofErr w:type="spellEnd"/>
                    <w:r w:rsidRPr="0021089C">
                      <w:rPr>
                        <w:rFonts w:asciiTheme="majorHAnsi" w:eastAsiaTheme="majorEastAsia" w:hAnsiTheme="majorHAnsi" w:cstheme="majorBidi"/>
                        <w:sz w:val="44"/>
                        <w:szCs w:val="44"/>
                      </w:rPr>
                      <w:t xml:space="preserve"> Jean-Paul, </w:t>
                    </w:r>
                    <w:proofErr w:type="spellStart"/>
                    <w:r w:rsidRPr="0021089C">
                      <w:rPr>
                        <w:rFonts w:asciiTheme="majorHAnsi" w:eastAsiaTheme="majorEastAsia" w:hAnsiTheme="majorHAnsi" w:cstheme="majorBidi"/>
                        <w:sz w:val="44"/>
                        <w:szCs w:val="44"/>
                      </w:rPr>
                      <w:t>Favreau</w:t>
                    </w:r>
                    <w:proofErr w:type="spellEnd"/>
                    <w:r w:rsidRPr="0021089C">
                      <w:rPr>
                        <w:rFonts w:asciiTheme="majorHAnsi" w:eastAsiaTheme="majorEastAsia" w:hAnsiTheme="majorHAnsi" w:cstheme="majorBidi"/>
                        <w:sz w:val="44"/>
                        <w:szCs w:val="44"/>
                      </w:rPr>
                      <w:t xml:space="preserve"> Jean-Dominique</w:t>
                    </w:r>
                  </w:p>
                </w:tc>
              </w:sdtContent>
            </w:sdt>
          </w:tr>
          <w:tr w:rsidR="000266D7" w:rsidRPr="0021089C" w:rsidTr="00435326">
            <w:trPr>
              <w:trHeight w:val="360"/>
              <w:jc w:val="center"/>
            </w:trPr>
            <w:tc>
              <w:tcPr>
                <w:tcW w:w="5000" w:type="pct"/>
                <w:vAlign w:val="center"/>
              </w:tcPr>
              <w:p w:rsidR="000266D7" w:rsidRPr="0021089C" w:rsidRDefault="000266D7" w:rsidP="00435326">
                <w:pPr>
                  <w:pStyle w:val="NoSpacing"/>
                  <w:jc w:val="center"/>
                </w:pPr>
              </w:p>
            </w:tc>
          </w:tr>
          <w:tr w:rsidR="000266D7" w:rsidRPr="0021089C" w:rsidTr="00435326">
            <w:trPr>
              <w:trHeight w:val="360"/>
              <w:jc w:val="center"/>
            </w:trPr>
            <w:tc>
              <w:tcPr>
                <w:tcW w:w="5000" w:type="pct"/>
                <w:vAlign w:val="center"/>
              </w:tcPr>
              <w:p w:rsidR="000266D7" w:rsidRPr="0021089C" w:rsidRDefault="000266D7" w:rsidP="00435326">
                <w:pPr>
                  <w:pStyle w:val="NoSpacing"/>
                  <w:jc w:val="center"/>
                  <w:rPr>
                    <w:b/>
                    <w:bCs/>
                  </w:rPr>
                </w:pPr>
                <w:proofErr w:type="spellStart"/>
                <w:r w:rsidRPr="0021089C">
                  <w:rPr>
                    <w:b/>
                    <w:bCs/>
                  </w:rPr>
                  <w:t>Guénon</w:t>
                </w:r>
                <w:proofErr w:type="spellEnd"/>
                <w:r w:rsidRPr="0021089C">
                  <w:rPr>
                    <w:b/>
                    <w:bCs/>
                  </w:rPr>
                  <w:t xml:space="preserve"> Marie,</w:t>
                </w:r>
                <w:r w:rsidRPr="0021089C">
                  <w:rPr>
                    <w:b/>
                    <w:bCs/>
                  </w:rPr>
                  <w:br/>
                </w:r>
                <w:proofErr w:type="spellStart"/>
                <w:r w:rsidRPr="0021089C">
                  <w:rPr>
                    <w:b/>
                    <w:bCs/>
                  </w:rPr>
                  <w:t>Achard</w:t>
                </w:r>
                <w:proofErr w:type="spellEnd"/>
                <w:r w:rsidRPr="0021089C">
                  <w:rPr>
                    <w:b/>
                    <w:bCs/>
                  </w:rPr>
                  <w:t xml:space="preserve"> Jean-Paul,</w:t>
                </w:r>
                <w:r w:rsidRPr="0021089C">
                  <w:rPr>
                    <w:b/>
                    <w:bCs/>
                  </w:rPr>
                  <w:br/>
                </w:r>
                <w:proofErr w:type="spellStart"/>
                <w:r w:rsidRPr="0021089C">
                  <w:rPr>
                    <w:b/>
                    <w:bCs/>
                  </w:rPr>
                  <w:t>Favreau</w:t>
                </w:r>
                <w:proofErr w:type="spellEnd"/>
                <w:r w:rsidRPr="0021089C">
                  <w:rPr>
                    <w:b/>
                    <w:bCs/>
                  </w:rPr>
                  <w:t xml:space="preserve"> Jean-Dominique</w:t>
                </w:r>
              </w:p>
              <w:p w:rsidR="000266D7" w:rsidRPr="0021089C" w:rsidRDefault="000266D7" w:rsidP="00435326">
                <w:pPr>
                  <w:pStyle w:val="NoSpacing"/>
                  <w:jc w:val="center"/>
                  <w:rPr>
                    <w:b/>
                    <w:bCs/>
                  </w:rPr>
                </w:pPr>
              </w:p>
            </w:tc>
          </w:tr>
          <w:tr w:rsidR="000266D7" w:rsidRPr="0021089C" w:rsidTr="00435326">
            <w:trPr>
              <w:trHeight w:val="360"/>
              <w:jc w:val="center"/>
            </w:trPr>
            <w:tc>
              <w:tcPr>
                <w:tcW w:w="5000" w:type="pct"/>
                <w:vAlign w:val="center"/>
              </w:tcPr>
              <w:p w:rsidR="000266D7" w:rsidRPr="0021089C" w:rsidRDefault="000266D7" w:rsidP="00435326">
                <w:pPr>
                  <w:pStyle w:val="NoSpacing"/>
                  <w:jc w:val="center"/>
                  <w:rPr>
                    <w:b/>
                    <w:bCs/>
                  </w:rPr>
                </w:pPr>
                <w:r w:rsidRPr="0021089C">
                  <w:rPr>
                    <w:b/>
                    <w:bCs/>
                  </w:rPr>
                  <w:t>24/1/2013</w:t>
                </w:r>
              </w:p>
            </w:tc>
          </w:tr>
        </w:tbl>
        <w:p w:rsidR="000266D7" w:rsidRPr="0021089C" w:rsidRDefault="000266D7" w:rsidP="000266D7">
          <w:pPr>
            <w:rPr>
              <w:lang w:val="en-US"/>
            </w:rPr>
          </w:pPr>
        </w:p>
        <w:p w:rsidR="000266D7" w:rsidRPr="0021089C" w:rsidRDefault="000266D7" w:rsidP="000266D7">
          <w:pPr>
            <w:rPr>
              <w:lang w:val="en-US"/>
            </w:rPr>
          </w:pPr>
        </w:p>
        <w:tbl>
          <w:tblPr>
            <w:tblpPr w:leftFromText="187" w:rightFromText="187" w:horzAnchor="margin" w:tblpXSpec="center" w:tblpYSpec="bottom"/>
            <w:tblW w:w="5000" w:type="pct"/>
            <w:tblLook w:val="04A0"/>
          </w:tblPr>
          <w:tblGrid>
            <w:gridCol w:w="9288"/>
          </w:tblGrid>
          <w:tr w:rsidR="000266D7" w:rsidRPr="0021089C" w:rsidTr="00435326">
            <w:tc>
              <w:tcPr>
                <w:tcW w:w="5000" w:type="pct"/>
              </w:tcPr>
              <w:p w:rsidR="000266D7" w:rsidRPr="0021089C" w:rsidRDefault="000266D7" w:rsidP="00435326">
                <w:pPr>
                  <w:pStyle w:val="NoSpacing"/>
                </w:pPr>
              </w:p>
            </w:tc>
          </w:tr>
        </w:tbl>
        <w:p w:rsidR="000266D7" w:rsidRPr="0021089C" w:rsidRDefault="000266D7" w:rsidP="000266D7">
          <w:pPr>
            <w:rPr>
              <w:lang w:val="en-US"/>
            </w:rPr>
          </w:pPr>
        </w:p>
        <w:p w:rsidR="000266D7" w:rsidRPr="0021089C" w:rsidRDefault="000266D7" w:rsidP="000266D7">
          <w:pPr>
            <w:rPr>
              <w:lang w:val="en-US"/>
            </w:rPr>
          </w:pPr>
          <w:r w:rsidRPr="0021089C">
            <w:rPr>
              <w:noProof/>
              <w:lang w:val="en-US" w:eastAsia="fr-FR"/>
            </w:rPr>
            <w:drawing>
              <wp:anchor distT="0" distB="0" distL="114300" distR="114300" simplePos="0" relativeHeight="251659264" behindDoc="1" locked="0" layoutInCell="1" allowOverlap="1">
                <wp:simplePos x="0" y="0"/>
                <wp:positionH relativeFrom="column">
                  <wp:posOffset>-978281</wp:posOffset>
                </wp:positionH>
                <wp:positionV relativeFrom="paragraph">
                  <wp:posOffset>29209</wp:posOffset>
                </wp:positionV>
                <wp:extent cx="7722870" cy="4988571"/>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7722870" cy="4988571"/>
                        </a:xfrm>
                        <a:prstGeom prst="rect">
                          <a:avLst/>
                        </a:prstGeom>
                        <a:noFill/>
                      </pic:spPr>
                    </pic:pic>
                  </a:graphicData>
                </a:graphic>
              </wp:anchor>
            </w:drawing>
          </w:r>
          <w:r w:rsidRPr="0021089C">
            <w:rPr>
              <w:lang w:val="en-US"/>
            </w:rPr>
            <w:br w:type="page"/>
          </w:r>
        </w:p>
      </w:sdtContent>
    </w:sdt>
    <w:p w:rsidR="00C26668" w:rsidRPr="0021089C" w:rsidRDefault="00383194" w:rsidP="00383194">
      <w:pPr>
        <w:pStyle w:val="Heading1"/>
        <w:rPr>
          <w:rStyle w:val="hps"/>
          <w:lang w:val="en-US"/>
        </w:rPr>
      </w:pPr>
      <w:bookmarkStart w:id="0" w:name="_Toc346722046"/>
      <w:r w:rsidRPr="0021089C">
        <w:rPr>
          <w:rStyle w:val="hps"/>
          <w:lang w:val="en-US"/>
        </w:rPr>
        <w:lastRenderedPageBreak/>
        <w:t>Acknowledgements</w:t>
      </w:r>
      <w:bookmarkEnd w:id="0"/>
    </w:p>
    <w:p w:rsidR="00C26668" w:rsidRPr="0021089C" w:rsidRDefault="00C26668" w:rsidP="00C26668">
      <w:pPr>
        <w:rPr>
          <w:lang w:val="en-US"/>
        </w:rPr>
      </w:pPr>
    </w:p>
    <w:p w:rsidR="00360ADA" w:rsidRPr="0021089C" w:rsidRDefault="00360ADA" w:rsidP="00C26668">
      <w:pPr>
        <w:rPr>
          <w:lang w:val="en-US"/>
        </w:rPr>
      </w:pPr>
    </w:p>
    <w:p w:rsidR="00360ADA" w:rsidRPr="0021089C" w:rsidRDefault="00360ADA" w:rsidP="00C26668">
      <w:pPr>
        <w:rPr>
          <w:lang w:val="en-US"/>
        </w:rPr>
      </w:pPr>
    </w:p>
    <w:p w:rsidR="00360ADA" w:rsidRPr="0021089C" w:rsidRDefault="00360ADA" w:rsidP="00360ADA">
      <w:pPr>
        <w:ind w:left="1418" w:right="1701"/>
        <w:jc w:val="center"/>
        <w:rPr>
          <w:lang w:val="en-US"/>
        </w:rPr>
      </w:pPr>
      <w:r w:rsidRPr="0021089C">
        <w:rPr>
          <w:lang w:val="en-US"/>
        </w:rPr>
        <w:t xml:space="preserve">A huge thank to </w:t>
      </w:r>
      <w:proofErr w:type="spellStart"/>
      <w:r w:rsidRPr="0021089C">
        <w:rPr>
          <w:lang w:val="en-US"/>
        </w:rPr>
        <w:t>J.Leroux</w:t>
      </w:r>
      <w:proofErr w:type="spellEnd"/>
      <w:r w:rsidRPr="0021089C">
        <w:rPr>
          <w:lang w:val="en-US"/>
        </w:rPr>
        <w:t xml:space="preserve"> for agreeing to supervise us and assist us </w:t>
      </w:r>
      <w:r w:rsidR="00E078BF" w:rsidRPr="0021089C">
        <w:rPr>
          <w:lang w:val="en-US"/>
        </w:rPr>
        <w:t xml:space="preserve">all along </w:t>
      </w:r>
      <w:r w:rsidRPr="0021089C">
        <w:rPr>
          <w:lang w:val="en-US"/>
        </w:rPr>
        <w:t>this project.</w:t>
      </w:r>
    </w:p>
    <w:p w:rsidR="00383194" w:rsidRPr="0021089C" w:rsidRDefault="00383194" w:rsidP="00C26668">
      <w:pPr>
        <w:rPr>
          <w:lang w:val="en-US"/>
        </w:rPr>
      </w:pPr>
      <w:r w:rsidRPr="0021089C">
        <w:rPr>
          <w:lang w:val="en-US"/>
        </w:rPr>
        <w:br w:type="page"/>
      </w:r>
    </w:p>
    <w:sdt>
      <w:sdtPr>
        <w:rPr>
          <w:rFonts w:asciiTheme="minorHAnsi" w:eastAsiaTheme="minorHAnsi" w:hAnsiTheme="minorHAnsi" w:cstheme="minorBidi"/>
          <w:bCs w:val="0"/>
          <w:color w:val="auto"/>
          <w:spacing w:val="0"/>
          <w:kern w:val="0"/>
          <w:sz w:val="22"/>
          <w:szCs w:val="22"/>
        </w:rPr>
        <w:id w:val="1398412"/>
        <w:docPartObj>
          <w:docPartGallery w:val="Table of Contents"/>
          <w:docPartUnique/>
        </w:docPartObj>
      </w:sdtPr>
      <w:sdtContent>
        <w:p w:rsidR="000266D7" w:rsidRPr="0021089C" w:rsidRDefault="000266D7" w:rsidP="004B4A60">
          <w:pPr>
            <w:pStyle w:val="TOCHeading"/>
          </w:pPr>
          <w:r w:rsidRPr="0021089C">
            <w:t>Contents</w:t>
          </w:r>
        </w:p>
        <w:p w:rsidR="00365375" w:rsidRPr="0021089C" w:rsidRDefault="00365375">
          <w:pPr>
            <w:pStyle w:val="TOC1"/>
            <w:tabs>
              <w:tab w:val="right" w:leader="dot" w:pos="9062"/>
            </w:tabs>
            <w:rPr>
              <w:sz w:val="18"/>
              <w:lang w:val="en-US"/>
            </w:rPr>
          </w:pPr>
        </w:p>
        <w:p w:rsidR="003318F3" w:rsidRPr="003318F3" w:rsidRDefault="00380D55">
          <w:pPr>
            <w:pStyle w:val="TOC1"/>
            <w:tabs>
              <w:tab w:val="right" w:leader="dot" w:pos="9062"/>
            </w:tabs>
            <w:rPr>
              <w:rFonts w:eastAsiaTheme="minorEastAsia"/>
              <w:noProof/>
              <w:sz w:val="18"/>
              <w:lang w:eastAsia="fr-FR"/>
            </w:rPr>
          </w:pPr>
          <w:r w:rsidRPr="003318F3">
            <w:rPr>
              <w:sz w:val="14"/>
              <w:lang w:val="en-US"/>
            </w:rPr>
            <w:fldChar w:fldCharType="begin"/>
          </w:r>
          <w:r w:rsidR="000266D7" w:rsidRPr="003318F3">
            <w:rPr>
              <w:sz w:val="14"/>
              <w:lang w:val="en-US"/>
            </w:rPr>
            <w:instrText xml:space="preserve"> TOC \o "1-3" \h \z \u </w:instrText>
          </w:r>
          <w:r w:rsidRPr="003318F3">
            <w:rPr>
              <w:sz w:val="14"/>
              <w:lang w:val="en-US"/>
            </w:rPr>
            <w:fldChar w:fldCharType="separate"/>
          </w:r>
          <w:hyperlink w:anchor="_Toc346722046" w:history="1">
            <w:r w:rsidR="003318F3" w:rsidRPr="003318F3">
              <w:rPr>
                <w:rStyle w:val="Hyperlink"/>
                <w:noProof/>
                <w:sz w:val="18"/>
                <w:lang w:val="en-US"/>
              </w:rPr>
              <w:t>Acknowledgements</w:t>
            </w:r>
            <w:r w:rsidR="003318F3" w:rsidRPr="003318F3">
              <w:rPr>
                <w:noProof/>
                <w:webHidden/>
                <w:sz w:val="18"/>
              </w:rPr>
              <w:tab/>
            </w:r>
            <w:r w:rsidR="003318F3" w:rsidRPr="003318F3">
              <w:rPr>
                <w:noProof/>
                <w:webHidden/>
                <w:sz w:val="18"/>
              </w:rPr>
              <w:fldChar w:fldCharType="begin"/>
            </w:r>
            <w:r w:rsidR="003318F3" w:rsidRPr="003318F3">
              <w:rPr>
                <w:noProof/>
                <w:webHidden/>
                <w:sz w:val="18"/>
              </w:rPr>
              <w:instrText xml:space="preserve"> PAGEREF _Toc346722046 \h </w:instrText>
            </w:r>
            <w:r w:rsidR="003318F3" w:rsidRPr="003318F3">
              <w:rPr>
                <w:noProof/>
                <w:webHidden/>
                <w:sz w:val="18"/>
              </w:rPr>
            </w:r>
            <w:r w:rsidR="003318F3" w:rsidRPr="003318F3">
              <w:rPr>
                <w:noProof/>
                <w:webHidden/>
                <w:sz w:val="18"/>
              </w:rPr>
              <w:fldChar w:fldCharType="separate"/>
            </w:r>
            <w:r w:rsidR="003318F3">
              <w:rPr>
                <w:noProof/>
                <w:webHidden/>
                <w:sz w:val="18"/>
              </w:rPr>
              <w:t>2</w:t>
            </w:r>
            <w:r w:rsidR="003318F3" w:rsidRPr="003318F3">
              <w:rPr>
                <w:noProof/>
                <w:webHidden/>
                <w:sz w:val="18"/>
              </w:rPr>
              <w:fldChar w:fldCharType="end"/>
            </w:r>
          </w:hyperlink>
        </w:p>
        <w:p w:rsidR="003318F3" w:rsidRPr="003318F3" w:rsidRDefault="003318F3">
          <w:pPr>
            <w:pStyle w:val="TOC1"/>
            <w:tabs>
              <w:tab w:val="right" w:leader="dot" w:pos="9062"/>
            </w:tabs>
            <w:rPr>
              <w:rFonts w:eastAsiaTheme="minorEastAsia"/>
              <w:noProof/>
              <w:sz w:val="18"/>
              <w:lang w:eastAsia="fr-FR"/>
            </w:rPr>
          </w:pPr>
          <w:hyperlink w:anchor="_Toc346722047" w:history="1">
            <w:r w:rsidRPr="003318F3">
              <w:rPr>
                <w:rStyle w:val="Hyperlink"/>
                <w:noProof/>
                <w:sz w:val="18"/>
                <w:lang w:val="en-US"/>
              </w:rPr>
              <w:t>Introduction</w:t>
            </w:r>
            <w:r w:rsidRPr="003318F3">
              <w:rPr>
                <w:noProof/>
                <w:webHidden/>
                <w:sz w:val="18"/>
              </w:rPr>
              <w:tab/>
            </w:r>
            <w:r w:rsidRPr="003318F3">
              <w:rPr>
                <w:noProof/>
                <w:webHidden/>
                <w:sz w:val="18"/>
              </w:rPr>
              <w:fldChar w:fldCharType="begin"/>
            </w:r>
            <w:r w:rsidRPr="003318F3">
              <w:rPr>
                <w:noProof/>
                <w:webHidden/>
                <w:sz w:val="18"/>
              </w:rPr>
              <w:instrText xml:space="preserve"> PAGEREF _Toc346722047 \h </w:instrText>
            </w:r>
            <w:r w:rsidRPr="003318F3">
              <w:rPr>
                <w:noProof/>
                <w:webHidden/>
                <w:sz w:val="18"/>
              </w:rPr>
            </w:r>
            <w:r w:rsidRPr="003318F3">
              <w:rPr>
                <w:noProof/>
                <w:webHidden/>
                <w:sz w:val="18"/>
              </w:rPr>
              <w:fldChar w:fldCharType="separate"/>
            </w:r>
            <w:r>
              <w:rPr>
                <w:noProof/>
                <w:webHidden/>
                <w:sz w:val="18"/>
              </w:rPr>
              <w:t>4</w:t>
            </w:r>
            <w:r w:rsidRPr="003318F3">
              <w:rPr>
                <w:noProof/>
                <w:webHidden/>
                <w:sz w:val="18"/>
              </w:rPr>
              <w:fldChar w:fldCharType="end"/>
            </w:r>
          </w:hyperlink>
        </w:p>
        <w:p w:rsidR="003318F3" w:rsidRPr="003318F3" w:rsidRDefault="003318F3">
          <w:pPr>
            <w:pStyle w:val="TOC1"/>
            <w:tabs>
              <w:tab w:val="right" w:leader="dot" w:pos="9062"/>
            </w:tabs>
            <w:rPr>
              <w:rFonts w:eastAsiaTheme="minorEastAsia"/>
              <w:noProof/>
              <w:sz w:val="18"/>
              <w:lang w:eastAsia="fr-FR"/>
            </w:rPr>
          </w:pPr>
          <w:hyperlink w:anchor="_Toc346722048" w:history="1">
            <w:r w:rsidRPr="003318F3">
              <w:rPr>
                <w:rStyle w:val="Hyperlink"/>
                <w:noProof/>
                <w:sz w:val="18"/>
                <w:lang w:val="en-US"/>
              </w:rPr>
              <w:t>Sound treatment</w:t>
            </w:r>
            <w:r w:rsidRPr="003318F3">
              <w:rPr>
                <w:noProof/>
                <w:webHidden/>
                <w:sz w:val="18"/>
              </w:rPr>
              <w:tab/>
            </w:r>
            <w:r w:rsidRPr="003318F3">
              <w:rPr>
                <w:noProof/>
                <w:webHidden/>
                <w:sz w:val="18"/>
              </w:rPr>
              <w:fldChar w:fldCharType="begin"/>
            </w:r>
            <w:r w:rsidRPr="003318F3">
              <w:rPr>
                <w:noProof/>
                <w:webHidden/>
                <w:sz w:val="18"/>
              </w:rPr>
              <w:instrText xml:space="preserve"> PAGEREF _Toc346722048 \h </w:instrText>
            </w:r>
            <w:r w:rsidRPr="003318F3">
              <w:rPr>
                <w:noProof/>
                <w:webHidden/>
                <w:sz w:val="18"/>
              </w:rPr>
            </w:r>
            <w:r w:rsidRPr="003318F3">
              <w:rPr>
                <w:noProof/>
                <w:webHidden/>
                <w:sz w:val="18"/>
              </w:rPr>
              <w:fldChar w:fldCharType="separate"/>
            </w:r>
            <w:r>
              <w:rPr>
                <w:noProof/>
                <w:webHidden/>
                <w:sz w:val="18"/>
              </w:rPr>
              <w:t>5</w:t>
            </w:r>
            <w:r w:rsidRPr="003318F3">
              <w:rPr>
                <w:noProof/>
                <w:webHidden/>
                <w:sz w:val="18"/>
              </w:rPr>
              <w:fldChar w:fldCharType="end"/>
            </w:r>
          </w:hyperlink>
        </w:p>
        <w:p w:rsidR="003318F3" w:rsidRPr="003318F3" w:rsidRDefault="003318F3">
          <w:pPr>
            <w:pStyle w:val="TOC2"/>
            <w:tabs>
              <w:tab w:val="left" w:pos="660"/>
              <w:tab w:val="right" w:leader="dot" w:pos="9062"/>
            </w:tabs>
            <w:rPr>
              <w:rFonts w:eastAsiaTheme="minorEastAsia"/>
              <w:noProof/>
              <w:sz w:val="18"/>
              <w:lang w:eastAsia="fr-FR"/>
            </w:rPr>
          </w:pPr>
          <w:hyperlink w:anchor="_Toc346722049" w:history="1">
            <w:r w:rsidRPr="003318F3">
              <w:rPr>
                <w:rStyle w:val="Hyperlink"/>
                <w:noProof/>
                <w:sz w:val="18"/>
                <w:lang w:val="en-US"/>
              </w:rPr>
              <w:t>1.</w:t>
            </w:r>
            <w:r w:rsidRPr="003318F3">
              <w:rPr>
                <w:rFonts w:eastAsiaTheme="minorEastAsia"/>
                <w:noProof/>
                <w:sz w:val="18"/>
                <w:lang w:eastAsia="fr-FR"/>
              </w:rPr>
              <w:tab/>
            </w:r>
            <w:r w:rsidRPr="003318F3">
              <w:rPr>
                <w:rStyle w:val="Hyperlink"/>
                <w:noProof/>
                <w:sz w:val="18"/>
                <w:lang w:val="en-US"/>
              </w:rPr>
              <w:t>Sound recording</w:t>
            </w:r>
            <w:r w:rsidRPr="003318F3">
              <w:rPr>
                <w:noProof/>
                <w:webHidden/>
                <w:sz w:val="18"/>
              </w:rPr>
              <w:tab/>
            </w:r>
            <w:r w:rsidRPr="003318F3">
              <w:rPr>
                <w:noProof/>
                <w:webHidden/>
                <w:sz w:val="18"/>
              </w:rPr>
              <w:fldChar w:fldCharType="begin"/>
            </w:r>
            <w:r w:rsidRPr="003318F3">
              <w:rPr>
                <w:noProof/>
                <w:webHidden/>
                <w:sz w:val="18"/>
              </w:rPr>
              <w:instrText xml:space="preserve"> PAGEREF _Toc346722049 \h </w:instrText>
            </w:r>
            <w:r w:rsidRPr="003318F3">
              <w:rPr>
                <w:noProof/>
                <w:webHidden/>
                <w:sz w:val="18"/>
              </w:rPr>
            </w:r>
            <w:r w:rsidRPr="003318F3">
              <w:rPr>
                <w:noProof/>
                <w:webHidden/>
                <w:sz w:val="18"/>
              </w:rPr>
              <w:fldChar w:fldCharType="separate"/>
            </w:r>
            <w:r>
              <w:rPr>
                <w:noProof/>
                <w:webHidden/>
                <w:sz w:val="18"/>
              </w:rPr>
              <w:t>5</w:t>
            </w:r>
            <w:r w:rsidRPr="003318F3">
              <w:rPr>
                <w:noProof/>
                <w:webHidden/>
                <w:sz w:val="18"/>
              </w:rPr>
              <w:fldChar w:fldCharType="end"/>
            </w:r>
          </w:hyperlink>
        </w:p>
        <w:p w:rsidR="003318F3" w:rsidRPr="003318F3" w:rsidRDefault="003318F3">
          <w:pPr>
            <w:pStyle w:val="TOC2"/>
            <w:tabs>
              <w:tab w:val="left" w:pos="660"/>
              <w:tab w:val="right" w:leader="dot" w:pos="9062"/>
            </w:tabs>
            <w:rPr>
              <w:rFonts w:eastAsiaTheme="minorEastAsia"/>
              <w:noProof/>
              <w:sz w:val="18"/>
              <w:lang w:eastAsia="fr-FR"/>
            </w:rPr>
          </w:pPr>
          <w:hyperlink w:anchor="_Toc346722055" w:history="1">
            <w:r w:rsidRPr="003318F3">
              <w:rPr>
                <w:rStyle w:val="Hyperlink"/>
                <w:noProof/>
                <w:sz w:val="18"/>
                <w:lang w:val="en-US"/>
              </w:rPr>
              <w:t>2.</w:t>
            </w:r>
            <w:r w:rsidRPr="003318F3">
              <w:rPr>
                <w:rFonts w:eastAsiaTheme="minorEastAsia"/>
                <w:noProof/>
                <w:sz w:val="18"/>
                <w:lang w:eastAsia="fr-FR"/>
              </w:rPr>
              <w:tab/>
            </w:r>
            <w:r w:rsidRPr="003318F3">
              <w:rPr>
                <w:rStyle w:val="Hyperlink"/>
                <w:noProof/>
                <w:sz w:val="18"/>
                <w:lang w:val="en-US"/>
              </w:rPr>
              <w:t>Time split</w:t>
            </w:r>
            <w:r w:rsidRPr="003318F3">
              <w:rPr>
                <w:noProof/>
                <w:webHidden/>
                <w:sz w:val="18"/>
              </w:rPr>
              <w:tab/>
            </w:r>
            <w:r w:rsidRPr="003318F3">
              <w:rPr>
                <w:noProof/>
                <w:webHidden/>
                <w:sz w:val="18"/>
              </w:rPr>
              <w:fldChar w:fldCharType="begin"/>
            </w:r>
            <w:r w:rsidRPr="003318F3">
              <w:rPr>
                <w:noProof/>
                <w:webHidden/>
                <w:sz w:val="18"/>
              </w:rPr>
              <w:instrText xml:space="preserve"> PAGEREF _Toc346722055 \h </w:instrText>
            </w:r>
            <w:r w:rsidRPr="003318F3">
              <w:rPr>
                <w:noProof/>
                <w:webHidden/>
                <w:sz w:val="18"/>
              </w:rPr>
            </w:r>
            <w:r w:rsidRPr="003318F3">
              <w:rPr>
                <w:noProof/>
                <w:webHidden/>
                <w:sz w:val="18"/>
              </w:rPr>
              <w:fldChar w:fldCharType="separate"/>
            </w:r>
            <w:r>
              <w:rPr>
                <w:noProof/>
                <w:webHidden/>
                <w:sz w:val="18"/>
              </w:rPr>
              <w:t>5</w:t>
            </w:r>
            <w:r w:rsidRPr="003318F3">
              <w:rPr>
                <w:noProof/>
                <w:webHidden/>
                <w:sz w:val="18"/>
              </w:rPr>
              <w:fldChar w:fldCharType="end"/>
            </w:r>
          </w:hyperlink>
        </w:p>
        <w:p w:rsidR="003318F3" w:rsidRPr="003318F3" w:rsidRDefault="003318F3">
          <w:pPr>
            <w:pStyle w:val="TOC2"/>
            <w:tabs>
              <w:tab w:val="left" w:pos="660"/>
              <w:tab w:val="right" w:leader="dot" w:pos="9062"/>
            </w:tabs>
            <w:rPr>
              <w:rFonts w:eastAsiaTheme="minorEastAsia"/>
              <w:noProof/>
              <w:sz w:val="18"/>
              <w:lang w:eastAsia="fr-FR"/>
            </w:rPr>
          </w:pPr>
          <w:hyperlink w:anchor="_Toc346722056" w:history="1">
            <w:r w:rsidRPr="003318F3">
              <w:rPr>
                <w:rStyle w:val="Hyperlink"/>
                <w:noProof/>
                <w:sz w:val="18"/>
                <w:lang w:val="en-US"/>
              </w:rPr>
              <w:t>3.</w:t>
            </w:r>
            <w:r w:rsidRPr="003318F3">
              <w:rPr>
                <w:rFonts w:eastAsiaTheme="minorEastAsia"/>
                <w:noProof/>
                <w:sz w:val="18"/>
                <w:lang w:eastAsia="fr-FR"/>
              </w:rPr>
              <w:tab/>
            </w:r>
            <w:r w:rsidRPr="003318F3">
              <w:rPr>
                <w:rStyle w:val="Hyperlink"/>
                <w:noProof/>
                <w:sz w:val="18"/>
                <w:lang w:val="en-US"/>
              </w:rPr>
              <w:t>Spectrogram</w:t>
            </w:r>
            <w:r w:rsidRPr="003318F3">
              <w:rPr>
                <w:noProof/>
                <w:webHidden/>
                <w:sz w:val="18"/>
              </w:rPr>
              <w:tab/>
            </w:r>
            <w:r w:rsidRPr="003318F3">
              <w:rPr>
                <w:noProof/>
                <w:webHidden/>
                <w:sz w:val="18"/>
              </w:rPr>
              <w:fldChar w:fldCharType="begin"/>
            </w:r>
            <w:r w:rsidRPr="003318F3">
              <w:rPr>
                <w:noProof/>
                <w:webHidden/>
                <w:sz w:val="18"/>
              </w:rPr>
              <w:instrText xml:space="preserve"> PAGEREF _Toc346722056 \h </w:instrText>
            </w:r>
            <w:r w:rsidRPr="003318F3">
              <w:rPr>
                <w:noProof/>
                <w:webHidden/>
                <w:sz w:val="18"/>
              </w:rPr>
            </w:r>
            <w:r w:rsidRPr="003318F3">
              <w:rPr>
                <w:noProof/>
                <w:webHidden/>
                <w:sz w:val="18"/>
              </w:rPr>
              <w:fldChar w:fldCharType="separate"/>
            </w:r>
            <w:r>
              <w:rPr>
                <w:noProof/>
                <w:webHidden/>
                <w:sz w:val="18"/>
              </w:rPr>
              <w:t>6</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57" w:history="1">
            <w:r w:rsidRPr="003318F3">
              <w:rPr>
                <w:rStyle w:val="Hyperlink"/>
                <w:noProof/>
                <w:sz w:val="18"/>
                <w:lang w:val="en-US"/>
              </w:rPr>
              <w:t>Hamming window</w:t>
            </w:r>
            <w:r w:rsidRPr="003318F3">
              <w:rPr>
                <w:noProof/>
                <w:webHidden/>
                <w:sz w:val="18"/>
              </w:rPr>
              <w:tab/>
            </w:r>
            <w:r w:rsidRPr="003318F3">
              <w:rPr>
                <w:noProof/>
                <w:webHidden/>
                <w:sz w:val="18"/>
              </w:rPr>
              <w:fldChar w:fldCharType="begin"/>
            </w:r>
            <w:r w:rsidRPr="003318F3">
              <w:rPr>
                <w:noProof/>
                <w:webHidden/>
                <w:sz w:val="18"/>
              </w:rPr>
              <w:instrText xml:space="preserve"> PAGEREF _Toc346722057 \h </w:instrText>
            </w:r>
            <w:r w:rsidRPr="003318F3">
              <w:rPr>
                <w:noProof/>
                <w:webHidden/>
                <w:sz w:val="18"/>
              </w:rPr>
            </w:r>
            <w:r w:rsidRPr="003318F3">
              <w:rPr>
                <w:noProof/>
                <w:webHidden/>
                <w:sz w:val="18"/>
              </w:rPr>
              <w:fldChar w:fldCharType="separate"/>
            </w:r>
            <w:r>
              <w:rPr>
                <w:noProof/>
                <w:webHidden/>
                <w:sz w:val="18"/>
              </w:rPr>
              <w:t>6</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58" w:history="1">
            <w:r w:rsidRPr="003318F3">
              <w:rPr>
                <w:rStyle w:val="Hyperlink"/>
                <w:noProof/>
                <w:sz w:val="18"/>
                <w:lang w:val="en-US"/>
              </w:rPr>
              <w:t>Fast Fourier transformation</w:t>
            </w:r>
            <w:r w:rsidRPr="003318F3">
              <w:rPr>
                <w:noProof/>
                <w:webHidden/>
                <w:sz w:val="18"/>
              </w:rPr>
              <w:tab/>
            </w:r>
            <w:r w:rsidRPr="003318F3">
              <w:rPr>
                <w:noProof/>
                <w:webHidden/>
                <w:sz w:val="18"/>
              </w:rPr>
              <w:fldChar w:fldCharType="begin"/>
            </w:r>
            <w:r w:rsidRPr="003318F3">
              <w:rPr>
                <w:noProof/>
                <w:webHidden/>
                <w:sz w:val="18"/>
              </w:rPr>
              <w:instrText xml:space="preserve"> PAGEREF _Toc346722058 \h </w:instrText>
            </w:r>
            <w:r w:rsidRPr="003318F3">
              <w:rPr>
                <w:noProof/>
                <w:webHidden/>
                <w:sz w:val="18"/>
              </w:rPr>
            </w:r>
            <w:r w:rsidRPr="003318F3">
              <w:rPr>
                <w:noProof/>
                <w:webHidden/>
                <w:sz w:val="18"/>
              </w:rPr>
              <w:fldChar w:fldCharType="separate"/>
            </w:r>
            <w:r>
              <w:rPr>
                <w:noProof/>
                <w:webHidden/>
                <w:sz w:val="18"/>
              </w:rPr>
              <w:t>6</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59" w:history="1">
            <w:r w:rsidRPr="003318F3">
              <w:rPr>
                <w:rStyle w:val="Hyperlink"/>
                <w:noProof/>
                <w:sz w:val="18"/>
                <w:lang w:val="en-US"/>
              </w:rPr>
              <w:t>Redundancies elimination</w:t>
            </w:r>
            <w:r w:rsidRPr="003318F3">
              <w:rPr>
                <w:noProof/>
                <w:webHidden/>
                <w:sz w:val="18"/>
              </w:rPr>
              <w:tab/>
            </w:r>
            <w:r w:rsidRPr="003318F3">
              <w:rPr>
                <w:noProof/>
                <w:webHidden/>
                <w:sz w:val="18"/>
              </w:rPr>
              <w:fldChar w:fldCharType="begin"/>
            </w:r>
            <w:r w:rsidRPr="003318F3">
              <w:rPr>
                <w:noProof/>
                <w:webHidden/>
                <w:sz w:val="18"/>
              </w:rPr>
              <w:instrText xml:space="preserve"> PAGEREF _Toc346722059 \h </w:instrText>
            </w:r>
            <w:r w:rsidRPr="003318F3">
              <w:rPr>
                <w:noProof/>
                <w:webHidden/>
                <w:sz w:val="18"/>
              </w:rPr>
            </w:r>
            <w:r w:rsidRPr="003318F3">
              <w:rPr>
                <w:noProof/>
                <w:webHidden/>
                <w:sz w:val="18"/>
              </w:rPr>
              <w:fldChar w:fldCharType="separate"/>
            </w:r>
            <w:r>
              <w:rPr>
                <w:noProof/>
                <w:webHidden/>
                <w:sz w:val="18"/>
              </w:rPr>
              <w:t>7</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60" w:history="1">
            <w:r w:rsidRPr="003318F3">
              <w:rPr>
                <w:rStyle w:val="Hyperlink"/>
                <w:noProof/>
                <w:sz w:val="18"/>
                <w:lang w:val="en-US"/>
              </w:rPr>
              <w:t>Amplitudes weighting</w:t>
            </w:r>
            <w:r w:rsidRPr="003318F3">
              <w:rPr>
                <w:noProof/>
                <w:webHidden/>
                <w:sz w:val="18"/>
              </w:rPr>
              <w:tab/>
            </w:r>
            <w:r w:rsidRPr="003318F3">
              <w:rPr>
                <w:noProof/>
                <w:webHidden/>
                <w:sz w:val="18"/>
              </w:rPr>
              <w:fldChar w:fldCharType="begin"/>
            </w:r>
            <w:r w:rsidRPr="003318F3">
              <w:rPr>
                <w:noProof/>
                <w:webHidden/>
                <w:sz w:val="18"/>
              </w:rPr>
              <w:instrText xml:space="preserve"> PAGEREF _Toc346722060 \h </w:instrText>
            </w:r>
            <w:r w:rsidRPr="003318F3">
              <w:rPr>
                <w:noProof/>
                <w:webHidden/>
                <w:sz w:val="18"/>
              </w:rPr>
            </w:r>
            <w:r w:rsidRPr="003318F3">
              <w:rPr>
                <w:noProof/>
                <w:webHidden/>
                <w:sz w:val="18"/>
              </w:rPr>
              <w:fldChar w:fldCharType="separate"/>
            </w:r>
            <w:r>
              <w:rPr>
                <w:noProof/>
                <w:webHidden/>
                <w:sz w:val="18"/>
              </w:rPr>
              <w:t>7</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61" w:history="1">
            <w:r w:rsidRPr="003318F3">
              <w:rPr>
                <w:rStyle w:val="Hyperlink"/>
                <w:noProof/>
                <w:kern w:val="28"/>
                <w:sz w:val="18"/>
                <w:lang w:val="en-US"/>
              </w:rPr>
              <w:t>Mel’s scale and filter bank</w:t>
            </w:r>
            <w:r w:rsidRPr="003318F3">
              <w:rPr>
                <w:noProof/>
                <w:webHidden/>
                <w:sz w:val="18"/>
              </w:rPr>
              <w:tab/>
            </w:r>
            <w:r w:rsidRPr="003318F3">
              <w:rPr>
                <w:noProof/>
                <w:webHidden/>
                <w:sz w:val="18"/>
              </w:rPr>
              <w:fldChar w:fldCharType="begin"/>
            </w:r>
            <w:r w:rsidRPr="003318F3">
              <w:rPr>
                <w:noProof/>
                <w:webHidden/>
                <w:sz w:val="18"/>
              </w:rPr>
              <w:instrText xml:space="preserve"> PAGEREF _Toc346722061 \h </w:instrText>
            </w:r>
            <w:r w:rsidRPr="003318F3">
              <w:rPr>
                <w:noProof/>
                <w:webHidden/>
                <w:sz w:val="18"/>
              </w:rPr>
            </w:r>
            <w:r w:rsidRPr="003318F3">
              <w:rPr>
                <w:noProof/>
                <w:webHidden/>
                <w:sz w:val="18"/>
              </w:rPr>
              <w:fldChar w:fldCharType="separate"/>
            </w:r>
            <w:r>
              <w:rPr>
                <w:noProof/>
                <w:webHidden/>
                <w:sz w:val="18"/>
              </w:rPr>
              <w:t>8</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62" w:history="1">
            <w:r w:rsidRPr="003318F3">
              <w:rPr>
                <w:rStyle w:val="Hyperlink"/>
                <w:noProof/>
                <w:kern w:val="28"/>
                <w:sz w:val="18"/>
                <w:lang w:val="en-US"/>
              </w:rPr>
              <w:t>Spectrogram reconstruction</w:t>
            </w:r>
            <w:r w:rsidRPr="003318F3">
              <w:rPr>
                <w:noProof/>
                <w:webHidden/>
                <w:sz w:val="18"/>
              </w:rPr>
              <w:tab/>
            </w:r>
            <w:r w:rsidRPr="003318F3">
              <w:rPr>
                <w:noProof/>
                <w:webHidden/>
                <w:sz w:val="18"/>
              </w:rPr>
              <w:fldChar w:fldCharType="begin"/>
            </w:r>
            <w:r w:rsidRPr="003318F3">
              <w:rPr>
                <w:noProof/>
                <w:webHidden/>
                <w:sz w:val="18"/>
              </w:rPr>
              <w:instrText xml:space="preserve"> PAGEREF _Toc346722062 \h </w:instrText>
            </w:r>
            <w:r w:rsidRPr="003318F3">
              <w:rPr>
                <w:noProof/>
                <w:webHidden/>
                <w:sz w:val="18"/>
              </w:rPr>
            </w:r>
            <w:r w:rsidRPr="003318F3">
              <w:rPr>
                <w:noProof/>
                <w:webHidden/>
                <w:sz w:val="18"/>
              </w:rPr>
              <w:fldChar w:fldCharType="separate"/>
            </w:r>
            <w:r>
              <w:rPr>
                <w:noProof/>
                <w:webHidden/>
                <w:sz w:val="18"/>
              </w:rPr>
              <w:t>9</w:t>
            </w:r>
            <w:r w:rsidRPr="003318F3">
              <w:rPr>
                <w:noProof/>
                <w:webHidden/>
                <w:sz w:val="18"/>
              </w:rPr>
              <w:fldChar w:fldCharType="end"/>
            </w:r>
          </w:hyperlink>
        </w:p>
        <w:p w:rsidR="003318F3" w:rsidRPr="003318F3" w:rsidRDefault="003318F3">
          <w:pPr>
            <w:pStyle w:val="TOC1"/>
            <w:tabs>
              <w:tab w:val="right" w:leader="dot" w:pos="9062"/>
            </w:tabs>
            <w:rPr>
              <w:rFonts w:eastAsiaTheme="minorEastAsia"/>
              <w:noProof/>
              <w:sz w:val="18"/>
              <w:lang w:eastAsia="fr-FR"/>
            </w:rPr>
          </w:pPr>
          <w:hyperlink w:anchor="_Toc346722063" w:history="1">
            <w:r w:rsidRPr="003318F3">
              <w:rPr>
                <w:rStyle w:val="Hyperlink"/>
                <w:noProof/>
                <w:sz w:val="18"/>
                <w:lang w:val="en-US"/>
              </w:rPr>
              <w:t>Learning and comparison</w:t>
            </w:r>
            <w:r w:rsidRPr="003318F3">
              <w:rPr>
                <w:noProof/>
                <w:webHidden/>
                <w:sz w:val="18"/>
              </w:rPr>
              <w:tab/>
            </w:r>
            <w:r w:rsidRPr="003318F3">
              <w:rPr>
                <w:noProof/>
                <w:webHidden/>
                <w:sz w:val="18"/>
              </w:rPr>
              <w:fldChar w:fldCharType="begin"/>
            </w:r>
            <w:r w:rsidRPr="003318F3">
              <w:rPr>
                <w:noProof/>
                <w:webHidden/>
                <w:sz w:val="18"/>
              </w:rPr>
              <w:instrText xml:space="preserve"> PAGEREF _Toc346722063 \h </w:instrText>
            </w:r>
            <w:r w:rsidRPr="003318F3">
              <w:rPr>
                <w:noProof/>
                <w:webHidden/>
                <w:sz w:val="18"/>
              </w:rPr>
            </w:r>
            <w:r w:rsidRPr="003318F3">
              <w:rPr>
                <w:noProof/>
                <w:webHidden/>
                <w:sz w:val="18"/>
              </w:rPr>
              <w:fldChar w:fldCharType="separate"/>
            </w:r>
            <w:r>
              <w:rPr>
                <w:noProof/>
                <w:webHidden/>
                <w:sz w:val="18"/>
              </w:rPr>
              <w:t>10</w:t>
            </w:r>
            <w:r w:rsidRPr="003318F3">
              <w:rPr>
                <w:noProof/>
                <w:webHidden/>
                <w:sz w:val="18"/>
              </w:rPr>
              <w:fldChar w:fldCharType="end"/>
            </w:r>
          </w:hyperlink>
        </w:p>
        <w:p w:rsidR="003318F3" w:rsidRPr="003318F3" w:rsidRDefault="003318F3">
          <w:pPr>
            <w:pStyle w:val="TOC2"/>
            <w:tabs>
              <w:tab w:val="left" w:pos="660"/>
              <w:tab w:val="right" w:leader="dot" w:pos="9062"/>
            </w:tabs>
            <w:rPr>
              <w:rFonts w:eastAsiaTheme="minorEastAsia"/>
              <w:noProof/>
              <w:sz w:val="18"/>
              <w:lang w:eastAsia="fr-FR"/>
            </w:rPr>
          </w:pPr>
          <w:hyperlink w:anchor="_Toc346722064" w:history="1">
            <w:r w:rsidRPr="003318F3">
              <w:rPr>
                <w:rStyle w:val="Hyperlink"/>
                <w:noProof/>
                <w:kern w:val="28"/>
                <w:sz w:val="18"/>
                <w:lang w:val="en-US"/>
              </w:rPr>
              <w:t>1.</w:t>
            </w:r>
            <w:r w:rsidRPr="003318F3">
              <w:rPr>
                <w:rFonts w:eastAsiaTheme="minorEastAsia"/>
                <w:noProof/>
                <w:sz w:val="18"/>
                <w:lang w:eastAsia="fr-FR"/>
              </w:rPr>
              <w:tab/>
            </w:r>
            <w:r w:rsidRPr="003318F3">
              <w:rPr>
                <w:rStyle w:val="Hyperlink"/>
                <w:noProof/>
                <w:kern w:val="28"/>
                <w:sz w:val="18"/>
                <w:lang w:val="en-US"/>
              </w:rPr>
              <w:t>Existing methods</w:t>
            </w:r>
            <w:r w:rsidRPr="003318F3">
              <w:rPr>
                <w:noProof/>
                <w:webHidden/>
                <w:sz w:val="18"/>
              </w:rPr>
              <w:tab/>
            </w:r>
            <w:r w:rsidRPr="003318F3">
              <w:rPr>
                <w:noProof/>
                <w:webHidden/>
                <w:sz w:val="18"/>
              </w:rPr>
              <w:fldChar w:fldCharType="begin"/>
            </w:r>
            <w:r w:rsidRPr="003318F3">
              <w:rPr>
                <w:noProof/>
                <w:webHidden/>
                <w:sz w:val="18"/>
              </w:rPr>
              <w:instrText xml:space="preserve"> PAGEREF _Toc346722064 \h </w:instrText>
            </w:r>
            <w:r w:rsidRPr="003318F3">
              <w:rPr>
                <w:noProof/>
                <w:webHidden/>
                <w:sz w:val="18"/>
              </w:rPr>
            </w:r>
            <w:r w:rsidRPr="003318F3">
              <w:rPr>
                <w:noProof/>
                <w:webHidden/>
                <w:sz w:val="18"/>
              </w:rPr>
              <w:fldChar w:fldCharType="separate"/>
            </w:r>
            <w:r>
              <w:rPr>
                <w:noProof/>
                <w:webHidden/>
                <w:sz w:val="18"/>
              </w:rPr>
              <w:t>10</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65" w:history="1">
            <w:r w:rsidRPr="003318F3">
              <w:rPr>
                <w:rStyle w:val="Hyperlink"/>
                <w:noProof/>
                <w:sz w:val="18"/>
                <w:lang w:val="en-US"/>
              </w:rPr>
              <w:t>Learning</w:t>
            </w:r>
            <w:r w:rsidRPr="003318F3">
              <w:rPr>
                <w:noProof/>
                <w:webHidden/>
                <w:sz w:val="18"/>
              </w:rPr>
              <w:tab/>
            </w:r>
            <w:r w:rsidRPr="003318F3">
              <w:rPr>
                <w:noProof/>
                <w:webHidden/>
                <w:sz w:val="18"/>
              </w:rPr>
              <w:fldChar w:fldCharType="begin"/>
            </w:r>
            <w:r w:rsidRPr="003318F3">
              <w:rPr>
                <w:noProof/>
                <w:webHidden/>
                <w:sz w:val="18"/>
              </w:rPr>
              <w:instrText xml:space="preserve"> PAGEREF _Toc346722065 \h </w:instrText>
            </w:r>
            <w:r w:rsidRPr="003318F3">
              <w:rPr>
                <w:noProof/>
                <w:webHidden/>
                <w:sz w:val="18"/>
              </w:rPr>
            </w:r>
            <w:r w:rsidRPr="003318F3">
              <w:rPr>
                <w:noProof/>
                <w:webHidden/>
                <w:sz w:val="18"/>
              </w:rPr>
              <w:fldChar w:fldCharType="separate"/>
            </w:r>
            <w:r>
              <w:rPr>
                <w:noProof/>
                <w:webHidden/>
                <w:sz w:val="18"/>
              </w:rPr>
              <w:t>10</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66" w:history="1">
            <w:r w:rsidRPr="003318F3">
              <w:rPr>
                <w:rStyle w:val="Hyperlink"/>
                <w:noProof/>
                <w:sz w:val="18"/>
                <w:lang w:val="en-US"/>
              </w:rPr>
              <w:t>Comparison: Dynamic Time Warping (DTW)</w:t>
            </w:r>
            <w:r w:rsidRPr="003318F3">
              <w:rPr>
                <w:noProof/>
                <w:webHidden/>
                <w:sz w:val="18"/>
              </w:rPr>
              <w:tab/>
            </w:r>
            <w:r w:rsidRPr="003318F3">
              <w:rPr>
                <w:noProof/>
                <w:webHidden/>
                <w:sz w:val="18"/>
              </w:rPr>
              <w:fldChar w:fldCharType="begin"/>
            </w:r>
            <w:r w:rsidRPr="003318F3">
              <w:rPr>
                <w:noProof/>
                <w:webHidden/>
                <w:sz w:val="18"/>
              </w:rPr>
              <w:instrText xml:space="preserve"> PAGEREF _Toc346722066 \h </w:instrText>
            </w:r>
            <w:r w:rsidRPr="003318F3">
              <w:rPr>
                <w:noProof/>
                <w:webHidden/>
                <w:sz w:val="18"/>
              </w:rPr>
            </w:r>
            <w:r w:rsidRPr="003318F3">
              <w:rPr>
                <w:noProof/>
                <w:webHidden/>
                <w:sz w:val="18"/>
              </w:rPr>
              <w:fldChar w:fldCharType="separate"/>
            </w:r>
            <w:r>
              <w:rPr>
                <w:noProof/>
                <w:webHidden/>
                <w:sz w:val="18"/>
              </w:rPr>
              <w:t>12</w:t>
            </w:r>
            <w:r w:rsidRPr="003318F3">
              <w:rPr>
                <w:noProof/>
                <w:webHidden/>
                <w:sz w:val="18"/>
              </w:rPr>
              <w:fldChar w:fldCharType="end"/>
            </w:r>
          </w:hyperlink>
        </w:p>
        <w:p w:rsidR="003318F3" w:rsidRPr="003318F3" w:rsidRDefault="003318F3">
          <w:pPr>
            <w:pStyle w:val="TOC2"/>
            <w:tabs>
              <w:tab w:val="left" w:pos="660"/>
              <w:tab w:val="right" w:leader="dot" w:pos="9062"/>
            </w:tabs>
            <w:rPr>
              <w:rFonts w:eastAsiaTheme="minorEastAsia"/>
              <w:noProof/>
              <w:sz w:val="18"/>
              <w:lang w:eastAsia="fr-FR"/>
            </w:rPr>
          </w:pPr>
          <w:hyperlink w:anchor="_Toc346722067" w:history="1">
            <w:r w:rsidRPr="003318F3">
              <w:rPr>
                <w:rStyle w:val="Hyperlink"/>
                <w:noProof/>
                <w:sz w:val="18"/>
                <w:lang w:val="en-US"/>
              </w:rPr>
              <w:t>2.</w:t>
            </w:r>
            <w:r w:rsidRPr="003318F3">
              <w:rPr>
                <w:rFonts w:eastAsiaTheme="minorEastAsia"/>
                <w:noProof/>
                <w:sz w:val="18"/>
                <w:lang w:eastAsia="fr-FR"/>
              </w:rPr>
              <w:tab/>
            </w:r>
            <w:r w:rsidRPr="003318F3">
              <w:rPr>
                <w:rStyle w:val="Hyperlink"/>
                <w:noProof/>
                <w:sz w:val="18"/>
                <w:lang w:val="en-US"/>
              </w:rPr>
              <w:t>Transition to practice</w:t>
            </w:r>
            <w:r w:rsidRPr="003318F3">
              <w:rPr>
                <w:noProof/>
                <w:webHidden/>
                <w:sz w:val="18"/>
              </w:rPr>
              <w:tab/>
            </w:r>
            <w:r w:rsidRPr="003318F3">
              <w:rPr>
                <w:noProof/>
                <w:webHidden/>
                <w:sz w:val="18"/>
              </w:rPr>
              <w:fldChar w:fldCharType="begin"/>
            </w:r>
            <w:r w:rsidRPr="003318F3">
              <w:rPr>
                <w:noProof/>
                <w:webHidden/>
                <w:sz w:val="18"/>
              </w:rPr>
              <w:instrText xml:space="preserve"> PAGEREF _Toc346722067 \h </w:instrText>
            </w:r>
            <w:r w:rsidRPr="003318F3">
              <w:rPr>
                <w:noProof/>
                <w:webHidden/>
                <w:sz w:val="18"/>
              </w:rPr>
            </w:r>
            <w:r w:rsidRPr="003318F3">
              <w:rPr>
                <w:noProof/>
                <w:webHidden/>
                <w:sz w:val="18"/>
              </w:rPr>
              <w:fldChar w:fldCharType="separate"/>
            </w:r>
            <w:r>
              <w:rPr>
                <w:noProof/>
                <w:webHidden/>
                <w:sz w:val="18"/>
              </w:rPr>
              <w:t>13</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68" w:history="1">
            <w:r w:rsidRPr="003318F3">
              <w:rPr>
                <w:rStyle w:val="Hyperlink"/>
                <w:noProof/>
                <w:sz w:val="18"/>
                <w:lang w:val="en-US"/>
              </w:rPr>
              <w:t>DTW alone</w:t>
            </w:r>
            <w:r w:rsidRPr="003318F3">
              <w:rPr>
                <w:noProof/>
                <w:webHidden/>
                <w:sz w:val="18"/>
              </w:rPr>
              <w:tab/>
            </w:r>
            <w:r w:rsidRPr="003318F3">
              <w:rPr>
                <w:noProof/>
                <w:webHidden/>
                <w:sz w:val="18"/>
              </w:rPr>
              <w:fldChar w:fldCharType="begin"/>
            </w:r>
            <w:r w:rsidRPr="003318F3">
              <w:rPr>
                <w:noProof/>
                <w:webHidden/>
                <w:sz w:val="18"/>
              </w:rPr>
              <w:instrText xml:space="preserve"> PAGEREF _Toc346722068 \h </w:instrText>
            </w:r>
            <w:r w:rsidRPr="003318F3">
              <w:rPr>
                <w:noProof/>
                <w:webHidden/>
                <w:sz w:val="18"/>
              </w:rPr>
            </w:r>
            <w:r w:rsidRPr="003318F3">
              <w:rPr>
                <w:noProof/>
                <w:webHidden/>
                <w:sz w:val="18"/>
              </w:rPr>
              <w:fldChar w:fldCharType="separate"/>
            </w:r>
            <w:r>
              <w:rPr>
                <w:noProof/>
                <w:webHidden/>
                <w:sz w:val="18"/>
              </w:rPr>
              <w:t>13</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69" w:history="1">
            <w:r w:rsidRPr="003318F3">
              <w:rPr>
                <w:rStyle w:val="Hyperlink"/>
                <w:noProof/>
                <w:sz w:val="18"/>
                <w:lang w:val="en-US"/>
              </w:rPr>
              <w:t>DTW ameliorations</w:t>
            </w:r>
            <w:r w:rsidRPr="003318F3">
              <w:rPr>
                <w:noProof/>
                <w:webHidden/>
                <w:sz w:val="18"/>
              </w:rPr>
              <w:tab/>
            </w:r>
            <w:r w:rsidRPr="003318F3">
              <w:rPr>
                <w:noProof/>
                <w:webHidden/>
                <w:sz w:val="18"/>
              </w:rPr>
              <w:fldChar w:fldCharType="begin"/>
            </w:r>
            <w:r w:rsidRPr="003318F3">
              <w:rPr>
                <w:noProof/>
                <w:webHidden/>
                <w:sz w:val="18"/>
              </w:rPr>
              <w:instrText xml:space="preserve"> PAGEREF _Toc346722069 \h </w:instrText>
            </w:r>
            <w:r w:rsidRPr="003318F3">
              <w:rPr>
                <w:noProof/>
                <w:webHidden/>
                <w:sz w:val="18"/>
              </w:rPr>
            </w:r>
            <w:r w:rsidRPr="003318F3">
              <w:rPr>
                <w:noProof/>
                <w:webHidden/>
                <w:sz w:val="18"/>
              </w:rPr>
              <w:fldChar w:fldCharType="separate"/>
            </w:r>
            <w:r>
              <w:rPr>
                <w:noProof/>
                <w:webHidden/>
                <w:sz w:val="18"/>
              </w:rPr>
              <w:t>14</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70" w:history="1">
            <w:r w:rsidRPr="003318F3">
              <w:rPr>
                <w:rStyle w:val="Hyperlink"/>
                <w:noProof/>
                <w:sz w:val="18"/>
                <w:lang w:val="en-US"/>
              </w:rPr>
              <w:t>Amelioration with high and low frequencies comparison</w:t>
            </w:r>
            <w:r w:rsidRPr="003318F3">
              <w:rPr>
                <w:noProof/>
                <w:webHidden/>
                <w:sz w:val="18"/>
              </w:rPr>
              <w:tab/>
            </w:r>
            <w:r w:rsidRPr="003318F3">
              <w:rPr>
                <w:noProof/>
                <w:webHidden/>
                <w:sz w:val="18"/>
              </w:rPr>
              <w:fldChar w:fldCharType="begin"/>
            </w:r>
            <w:r w:rsidRPr="003318F3">
              <w:rPr>
                <w:noProof/>
                <w:webHidden/>
                <w:sz w:val="18"/>
              </w:rPr>
              <w:instrText xml:space="preserve"> PAGEREF _Toc346722070 \h </w:instrText>
            </w:r>
            <w:r w:rsidRPr="003318F3">
              <w:rPr>
                <w:noProof/>
                <w:webHidden/>
                <w:sz w:val="18"/>
              </w:rPr>
            </w:r>
            <w:r w:rsidRPr="003318F3">
              <w:rPr>
                <w:noProof/>
                <w:webHidden/>
                <w:sz w:val="18"/>
              </w:rPr>
              <w:fldChar w:fldCharType="separate"/>
            </w:r>
            <w:r>
              <w:rPr>
                <w:noProof/>
                <w:webHidden/>
                <w:sz w:val="18"/>
              </w:rPr>
              <w:t>14</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71" w:history="1">
            <w:r w:rsidRPr="003318F3">
              <w:rPr>
                <w:rStyle w:val="Hyperlink"/>
                <w:noProof/>
                <w:sz w:val="18"/>
                <w:lang w:val="en-US"/>
              </w:rPr>
              <w:t>Comparison of methods</w:t>
            </w:r>
            <w:r w:rsidRPr="003318F3">
              <w:rPr>
                <w:noProof/>
                <w:webHidden/>
                <w:sz w:val="18"/>
              </w:rPr>
              <w:tab/>
            </w:r>
            <w:r w:rsidRPr="003318F3">
              <w:rPr>
                <w:noProof/>
                <w:webHidden/>
                <w:sz w:val="18"/>
              </w:rPr>
              <w:fldChar w:fldCharType="begin"/>
            </w:r>
            <w:r w:rsidRPr="003318F3">
              <w:rPr>
                <w:noProof/>
                <w:webHidden/>
                <w:sz w:val="18"/>
              </w:rPr>
              <w:instrText xml:space="preserve"> PAGEREF _Toc346722071 \h </w:instrText>
            </w:r>
            <w:r w:rsidRPr="003318F3">
              <w:rPr>
                <w:noProof/>
                <w:webHidden/>
                <w:sz w:val="18"/>
              </w:rPr>
            </w:r>
            <w:r w:rsidRPr="003318F3">
              <w:rPr>
                <w:noProof/>
                <w:webHidden/>
                <w:sz w:val="18"/>
              </w:rPr>
              <w:fldChar w:fldCharType="separate"/>
            </w:r>
            <w:r>
              <w:rPr>
                <w:noProof/>
                <w:webHidden/>
                <w:sz w:val="18"/>
              </w:rPr>
              <w:t>15</w:t>
            </w:r>
            <w:r w:rsidRPr="003318F3">
              <w:rPr>
                <w:noProof/>
                <w:webHidden/>
                <w:sz w:val="18"/>
              </w:rPr>
              <w:fldChar w:fldCharType="end"/>
            </w:r>
          </w:hyperlink>
        </w:p>
        <w:p w:rsidR="003318F3" w:rsidRPr="003318F3" w:rsidRDefault="003318F3">
          <w:pPr>
            <w:pStyle w:val="TOC1"/>
            <w:tabs>
              <w:tab w:val="right" w:leader="dot" w:pos="9062"/>
            </w:tabs>
            <w:rPr>
              <w:rFonts w:eastAsiaTheme="minorEastAsia"/>
              <w:noProof/>
              <w:sz w:val="18"/>
              <w:lang w:eastAsia="fr-FR"/>
            </w:rPr>
          </w:pPr>
          <w:hyperlink w:anchor="_Toc346722072" w:history="1">
            <w:r w:rsidRPr="003318F3">
              <w:rPr>
                <w:rStyle w:val="Hyperlink"/>
                <w:noProof/>
                <w:sz w:val="18"/>
                <w:lang w:val="en-US"/>
              </w:rPr>
              <w:t>Human Machine Interface</w:t>
            </w:r>
            <w:r w:rsidRPr="003318F3">
              <w:rPr>
                <w:noProof/>
                <w:webHidden/>
                <w:sz w:val="18"/>
              </w:rPr>
              <w:tab/>
            </w:r>
            <w:r w:rsidRPr="003318F3">
              <w:rPr>
                <w:noProof/>
                <w:webHidden/>
                <w:sz w:val="18"/>
              </w:rPr>
              <w:fldChar w:fldCharType="begin"/>
            </w:r>
            <w:r w:rsidRPr="003318F3">
              <w:rPr>
                <w:noProof/>
                <w:webHidden/>
                <w:sz w:val="18"/>
              </w:rPr>
              <w:instrText xml:space="preserve"> PAGEREF _Toc346722072 \h </w:instrText>
            </w:r>
            <w:r w:rsidRPr="003318F3">
              <w:rPr>
                <w:noProof/>
                <w:webHidden/>
                <w:sz w:val="18"/>
              </w:rPr>
            </w:r>
            <w:r w:rsidRPr="003318F3">
              <w:rPr>
                <w:noProof/>
                <w:webHidden/>
                <w:sz w:val="18"/>
              </w:rPr>
              <w:fldChar w:fldCharType="separate"/>
            </w:r>
            <w:r>
              <w:rPr>
                <w:noProof/>
                <w:webHidden/>
                <w:sz w:val="18"/>
              </w:rPr>
              <w:t>16</w:t>
            </w:r>
            <w:r w:rsidRPr="003318F3">
              <w:rPr>
                <w:noProof/>
                <w:webHidden/>
                <w:sz w:val="18"/>
              </w:rPr>
              <w:fldChar w:fldCharType="end"/>
            </w:r>
          </w:hyperlink>
        </w:p>
        <w:p w:rsidR="003318F3" w:rsidRPr="003318F3" w:rsidRDefault="003318F3">
          <w:pPr>
            <w:pStyle w:val="TOC2"/>
            <w:tabs>
              <w:tab w:val="left" w:pos="660"/>
              <w:tab w:val="right" w:leader="dot" w:pos="9062"/>
            </w:tabs>
            <w:rPr>
              <w:rFonts w:eastAsiaTheme="minorEastAsia"/>
              <w:noProof/>
              <w:sz w:val="18"/>
              <w:lang w:eastAsia="fr-FR"/>
            </w:rPr>
          </w:pPr>
          <w:hyperlink w:anchor="_Toc346722073" w:history="1">
            <w:r w:rsidRPr="003318F3">
              <w:rPr>
                <w:rStyle w:val="Hyperlink"/>
                <w:noProof/>
                <w:sz w:val="18"/>
                <w:lang w:val="en-US"/>
              </w:rPr>
              <w:t>1.</w:t>
            </w:r>
            <w:r w:rsidRPr="003318F3">
              <w:rPr>
                <w:rFonts w:eastAsiaTheme="minorEastAsia"/>
                <w:noProof/>
                <w:sz w:val="18"/>
                <w:lang w:eastAsia="fr-FR"/>
              </w:rPr>
              <w:tab/>
            </w:r>
            <w:r w:rsidRPr="003318F3">
              <w:rPr>
                <w:rStyle w:val="Hyperlink"/>
                <w:noProof/>
                <w:sz w:val="18"/>
                <w:lang w:val="en-US"/>
              </w:rPr>
              <w:t>Menu</w:t>
            </w:r>
            <w:r w:rsidRPr="003318F3">
              <w:rPr>
                <w:noProof/>
                <w:webHidden/>
                <w:sz w:val="18"/>
              </w:rPr>
              <w:tab/>
            </w:r>
            <w:r w:rsidRPr="003318F3">
              <w:rPr>
                <w:noProof/>
                <w:webHidden/>
                <w:sz w:val="18"/>
              </w:rPr>
              <w:fldChar w:fldCharType="begin"/>
            </w:r>
            <w:r w:rsidRPr="003318F3">
              <w:rPr>
                <w:noProof/>
                <w:webHidden/>
                <w:sz w:val="18"/>
              </w:rPr>
              <w:instrText xml:space="preserve"> PAGEREF _Toc346722073 \h </w:instrText>
            </w:r>
            <w:r w:rsidRPr="003318F3">
              <w:rPr>
                <w:noProof/>
                <w:webHidden/>
                <w:sz w:val="18"/>
              </w:rPr>
            </w:r>
            <w:r w:rsidRPr="003318F3">
              <w:rPr>
                <w:noProof/>
                <w:webHidden/>
                <w:sz w:val="18"/>
              </w:rPr>
              <w:fldChar w:fldCharType="separate"/>
            </w:r>
            <w:r>
              <w:rPr>
                <w:noProof/>
                <w:webHidden/>
                <w:sz w:val="18"/>
              </w:rPr>
              <w:t>16</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74" w:history="1">
            <w:r w:rsidRPr="003318F3">
              <w:rPr>
                <w:rStyle w:val="Hyperlink"/>
                <w:noProof/>
                <w:sz w:val="18"/>
                <w:lang w:val="en-US"/>
              </w:rPr>
              <w:t>Choice of the user</w:t>
            </w:r>
            <w:r w:rsidRPr="003318F3">
              <w:rPr>
                <w:noProof/>
                <w:webHidden/>
                <w:sz w:val="18"/>
              </w:rPr>
              <w:tab/>
            </w:r>
            <w:r w:rsidRPr="003318F3">
              <w:rPr>
                <w:noProof/>
                <w:webHidden/>
                <w:sz w:val="18"/>
              </w:rPr>
              <w:fldChar w:fldCharType="begin"/>
            </w:r>
            <w:r w:rsidRPr="003318F3">
              <w:rPr>
                <w:noProof/>
                <w:webHidden/>
                <w:sz w:val="18"/>
              </w:rPr>
              <w:instrText xml:space="preserve"> PAGEREF _Toc346722074 \h </w:instrText>
            </w:r>
            <w:r w:rsidRPr="003318F3">
              <w:rPr>
                <w:noProof/>
                <w:webHidden/>
                <w:sz w:val="18"/>
              </w:rPr>
            </w:r>
            <w:r w:rsidRPr="003318F3">
              <w:rPr>
                <w:noProof/>
                <w:webHidden/>
                <w:sz w:val="18"/>
              </w:rPr>
              <w:fldChar w:fldCharType="separate"/>
            </w:r>
            <w:r>
              <w:rPr>
                <w:noProof/>
                <w:webHidden/>
                <w:sz w:val="18"/>
              </w:rPr>
              <w:t>16</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75" w:history="1">
            <w:r w:rsidRPr="003318F3">
              <w:rPr>
                <w:rStyle w:val="Hyperlink"/>
                <w:noProof/>
                <w:sz w:val="18"/>
                <w:lang w:val="en-US"/>
              </w:rPr>
              <w:t>Options</w:t>
            </w:r>
            <w:r w:rsidRPr="003318F3">
              <w:rPr>
                <w:noProof/>
                <w:webHidden/>
                <w:sz w:val="18"/>
              </w:rPr>
              <w:tab/>
            </w:r>
            <w:r w:rsidRPr="003318F3">
              <w:rPr>
                <w:noProof/>
                <w:webHidden/>
                <w:sz w:val="18"/>
              </w:rPr>
              <w:fldChar w:fldCharType="begin"/>
            </w:r>
            <w:r w:rsidRPr="003318F3">
              <w:rPr>
                <w:noProof/>
                <w:webHidden/>
                <w:sz w:val="18"/>
              </w:rPr>
              <w:instrText xml:space="preserve"> PAGEREF _Toc346722075 \h </w:instrText>
            </w:r>
            <w:r w:rsidRPr="003318F3">
              <w:rPr>
                <w:noProof/>
                <w:webHidden/>
                <w:sz w:val="18"/>
              </w:rPr>
            </w:r>
            <w:r w:rsidRPr="003318F3">
              <w:rPr>
                <w:noProof/>
                <w:webHidden/>
                <w:sz w:val="18"/>
              </w:rPr>
              <w:fldChar w:fldCharType="separate"/>
            </w:r>
            <w:r>
              <w:rPr>
                <w:noProof/>
                <w:webHidden/>
                <w:sz w:val="18"/>
              </w:rPr>
              <w:t>17</w:t>
            </w:r>
            <w:r w:rsidRPr="003318F3">
              <w:rPr>
                <w:noProof/>
                <w:webHidden/>
                <w:sz w:val="18"/>
              </w:rPr>
              <w:fldChar w:fldCharType="end"/>
            </w:r>
          </w:hyperlink>
        </w:p>
        <w:p w:rsidR="003318F3" w:rsidRPr="003318F3" w:rsidRDefault="003318F3">
          <w:pPr>
            <w:pStyle w:val="TOC2"/>
            <w:tabs>
              <w:tab w:val="left" w:pos="660"/>
              <w:tab w:val="right" w:leader="dot" w:pos="9062"/>
            </w:tabs>
            <w:rPr>
              <w:rFonts w:eastAsiaTheme="minorEastAsia"/>
              <w:noProof/>
              <w:sz w:val="18"/>
              <w:lang w:eastAsia="fr-FR"/>
            </w:rPr>
          </w:pPr>
          <w:hyperlink w:anchor="_Toc346722076" w:history="1">
            <w:r w:rsidRPr="003318F3">
              <w:rPr>
                <w:rStyle w:val="Hyperlink"/>
                <w:noProof/>
                <w:sz w:val="18"/>
                <w:lang w:val="en-US"/>
              </w:rPr>
              <w:t>2.</w:t>
            </w:r>
            <w:r w:rsidRPr="003318F3">
              <w:rPr>
                <w:rFonts w:eastAsiaTheme="minorEastAsia"/>
                <w:noProof/>
                <w:sz w:val="18"/>
                <w:lang w:eastAsia="fr-FR"/>
              </w:rPr>
              <w:tab/>
            </w:r>
            <w:r w:rsidRPr="003318F3">
              <w:rPr>
                <w:rStyle w:val="Hyperlink"/>
                <w:noProof/>
                <w:sz w:val="18"/>
                <w:lang w:val="en-US"/>
              </w:rPr>
              <w:t>The game</w:t>
            </w:r>
            <w:r w:rsidRPr="003318F3">
              <w:rPr>
                <w:noProof/>
                <w:webHidden/>
                <w:sz w:val="18"/>
              </w:rPr>
              <w:tab/>
            </w:r>
            <w:r w:rsidRPr="003318F3">
              <w:rPr>
                <w:noProof/>
                <w:webHidden/>
                <w:sz w:val="18"/>
              </w:rPr>
              <w:fldChar w:fldCharType="begin"/>
            </w:r>
            <w:r w:rsidRPr="003318F3">
              <w:rPr>
                <w:noProof/>
                <w:webHidden/>
                <w:sz w:val="18"/>
              </w:rPr>
              <w:instrText xml:space="preserve"> PAGEREF _Toc346722076 \h </w:instrText>
            </w:r>
            <w:r w:rsidRPr="003318F3">
              <w:rPr>
                <w:noProof/>
                <w:webHidden/>
                <w:sz w:val="18"/>
              </w:rPr>
            </w:r>
            <w:r w:rsidRPr="003318F3">
              <w:rPr>
                <w:noProof/>
                <w:webHidden/>
                <w:sz w:val="18"/>
              </w:rPr>
              <w:fldChar w:fldCharType="separate"/>
            </w:r>
            <w:r>
              <w:rPr>
                <w:noProof/>
                <w:webHidden/>
                <w:sz w:val="18"/>
              </w:rPr>
              <w:t>18</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77" w:history="1">
            <w:r w:rsidRPr="003318F3">
              <w:rPr>
                <w:rStyle w:val="Hyperlink"/>
                <w:noProof/>
                <w:sz w:val="18"/>
                <w:lang w:val="en-US"/>
              </w:rPr>
              <w:t>Labyrinth</w:t>
            </w:r>
            <w:r w:rsidRPr="003318F3">
              <w:rPr>
                <w:noProof/>
                <w:webHidden/>
                <w:sz w:val="18"/>
              </w:rPr>
              <w:tab/>
            </w:r>
            <w:r w:rsidRPr="003318F3">
              <w:rPr>
                <w:noProof/>
                <w:webHidden/>
                <w:sz w:val="18"/>
              </w:rPr>
              <w:fldChar w:fldCharType="begin"/>
            </w:r>
            <w:r w:rsidRPr="003318F3">
              <w:rPr>
                <w:noProof/>
                <w:webHidden/>
                <w:sz w:val="18"/>
              </w:rPr>
              <w:instrText xml:space="preserve"> PAGEREF _Toc346722077 \h </w:instrText>
            </w:r>
            <w:r w:rsidRPr="003318F3">
              <w:rPr>
                <w:noProof/>
                <w:webHidden/>
                <w:sz w:val="18"/>
              </w:rPr>
            </w:r>
            <w:r w:rsidRPr="003318F3">
              <w:rPr>
                <w:noProof/>
                <w:webHidden/>
                <w:sz w:val="18"/>
              </w:rPr>
              <w:fldChar w:fldCharType="separate"/>
            </w:r>
            <w:r>
              <w:rPr>
                <w:noProof/>
                <w:webHidden/>
                <w:sz w:val="18"/>
              </w:rPr>
              <w:t>18</w:t>
            </w:r>
            <w:r w:rsidRPr="003318F3">
              <w:rPr>
                <w:noProof/>
                <w:webHidden/>
                <w:sz w:val="18"/>
              </w:rPr>
              <w:fldChar w:fldCharType="end"/>
            </w:r>
          </w:hyperlink>
        </w:p>
        <w:p w:rsidR="003318F3" w:rsidRPr="003318F3" w:rsidRDefault="003318F3">
          <w:pPr>
            <w:pStyle w:val="TOC3"/>
            <w:tabs>
              <w:tab w:val="right" w:leader="dot" w:pos="9062"/>
            </w:tabs>
            <w:rPr>
              <w:rFonts w:eastAsiaTheme="minorEastAsia"/>
              <w:noProof/>
              <w:sz w:val="18"/>
              <w:lang w:eastAsia="fr-FR"/>
            </w:rPr>
          </w:pPr>
          <w:hyperlink w:anchor="_Toc346722078" w:history="1">
            <w:r w:rsidRPr="003318F3">
              <w:rPr>
                <w:rStyle w:val="Hyperlink"/>
                <w:noProof/>
                <w:sz w:val="18"/>
                <w:lang w:val="en-US"/>
              </w:rPr>
              <w:t>Voice directed</w:t>
            </w:r>
            <w:r w:rsidRPr="003318F3">
              <w:rPr>
                <w:noProof/>
                <w:webHidden/>
                <w:sz w:val="18"/>
              </w:rPr>
              <w:tab/>
            </w:r>
            <w:r w:rsidRPr="003318F3">
              <w:rPr>
                <w:noProof/>
                <w:webHidden/>
                <w:sz w:val="18"/>
              </w:rPr>
              <w:fldChar w:fldCharType="begin"/>
            </w:r>
            <w:r w:rsidRPr="003318F3">
              <w:rPr>
                <w:noProof/>
                <w:webHidden/>
                <w:sz w:val="18"/>
              </w:rPr>
              <w:instrText xml:space="preserve"> PAGEREF _Toc346722078 \h </w:instrText>
            </w:r>
            <w:r w:rsidRPr="003318F3">
              <w:rPr>
                <w:noProof/>
                <w:webHidden/>
                <w:sz w:val="18"/>
              </w:rPr>
            </w:r>
            <w:r w:rsidRPr="003318F3">
              <w:rPr>
                <w:noProof/>
                <w:webHidden/>
                <w:sz w:val="18"/>
              </w:rPr>
              <w:fldChar w:fldCharType="separate"/>
            </w:r>
            <w:r>
              <w:rPr>
                <w:noProof/>
                <w:webHidden/>
                <w:sz w:val="18"/>
              </w:rPr>
              <w:t>18</w:t>
            </w:r>
            <w:r w:rsidRPr="003318F3">
              <w:rPr>
                <w:noProof/>
                <w:webHidden/>
                <w:sz w:val="18"/>
              </w:rPr>
              <w:fldChar w:fldCharType="end"/>
            </w:r>
          </w:hyperlink>
        </w:p>
        <w:p w:rsidR="003318F3" w:rsidRPr="003318F3" w:rsidRDefault="003318F3">
          <w:pPr>
            <w:pStyle w:val="TOC1"/>
            <w:tabs>
              <w:tab w:val="right" w:leader="dot" w:pos="9062"/>
            </w:tabs>
            <w:rPr>
              <w:rFonts w:eastAsiaTheme="minorEastAsia"/>
              <w:noProof/>
              <w:sz w:val="18"/>
              <w:lang w:eastAsia="fr-FR"/>
            </w:rPr>
          </w:pPr>
          <w:hyperlink w:anchor="_Toc346722079" w:history="1">
            <w:r w:rsidRPr="003318F3">
              <w:rPr>
                <w:rStyle w:val="Hyperlink"/>
                <w:noProof/>
                <w:sz w:val="18"/>
                <w:lang w:val="en-US"/>
              </w:rPr>
              <w:t>Conclusion</w:t>
            </w:r>
            <w:r w:rsidRPr="003318F3">
              <w:rPr>
                <w:noProof/>
                <w:webHidden/>
                <w:sz w:val="18"/>
              </w:rPr>
              <w:tab/>
            </w:r>
            <w:r w:rsidRPr="003318F3">
              <w:rPr>
                <w:noProof/>
                <w:webHidden/>
                <w:sz w:val="18"/>
              </w:rPr>
              <w:fldChar w:fldCharType="begin"/>
            </w:r>
            <w:r w:rsidRPr="003318F3">
              <w:rPr>
                <w:noProof/>
                <w:webHidden/>
                <w:sz w:val="18"/>
              </w:rPr>
              <w:instrText xml:space="preserve"> PAGEREF _Toc346722079 \h </w:instrText>
            </w:r>
            <w:r w:rsidRPr="003318F3">
              <w:rPr>
                <w:noProof/>
                <w:webHidden/>
                <w:sz w:val="18"/>
              </w:rPr>
            </w:r>
            <w:r w:rsidRPr="003318F3">
              <w:rPr>
                <w:noProof/>
                <w:webHidden/>
                <w:sz w:val="18"/>
              </w:rPr>
              <w:fldChar w:fldCharType="separate"/>
            </w:r>
            <w:r>
              <w:rPr>
                <w:noProof/>
                <w:webHidden/>
                <w:sz w:val="18"/>
              </w:rPr>
              <w:t>19</w:t>
            </w:r>
            <w:r w:rsidRPr="003318F3">
              <w:rPr>
                <w:noProof/>
                <w:webHidden/>
                <w:sz w:val="18"/>
              </w:rPr>
              <w:fldChar w:fldCharType="end"/>
            </w:r>
          </w:hyperlink>
        </w:p>
        <w:p w:rsidR="003318F3" w:rsidRPr="003318F3" w:rsidRDefault="003318F3">
          <w:pPr>
            <w:pStyle w:val="TOC1"/>
            <w:tabs>
              <w:tab w:val="right" w:leader="dot" w:pos="9062"/>
            </w:tabs>
            <w:rPr>
              <w:rFonts w:eastAsiaTheme="minorEastAsia"/>
              <w:noProof/>
              <w:sz w:val="18"/>
              <w:lang w:eastAsia="fr-FR"/>
            </w:rPr>
          </w:pPr>
          <w:hyperlink w:anchor="_Toc346722080" w:history="1">
            <w:r w:rsidRPr="003318F3">
              <w:rPr>
                <w:rStyle w:val="Hyperlink"/>
                <w:noProof/>
                <w:sz w:val="18"/>
                <w:lang w:val="en-US"/>
              </w:rPr>
              <w:t>Appendices</w:t>
            </w:r>
            <w:r w:rsidRPr="003318F3">
              <w:rPr>
                <w:noProof/>
                <w:webHidden/>
                <w:sz w:val="18"/>
              </w:rPr>
              <w:tab/>
            </w:r>
            <w:r w:rsidRPr="003318F3">
              <w:rPr>
                <w:noProof/>
                <w:webHidden/>
                <w:sz w:val="18"/>
              </w:rPr>
              <w:fldChar w:fldCharType="begin"/>
            </w:r>
            <w:r w:rsidRPr="003318F3">
              <w:rPr>
                <w:noProof/>
                <w:webHidden/>
                <w:sz w:val="18"/>
              </w:rPr>
              <w:instrText xml:space="preserve"> PAGEREF _Toc346722080 \h </w:instrText>
            </w:r>
            <w:r w:rsidRPr="003318F3">
              <w:rPr>
                <w:noProof/>
                <w:webHidden/>
                <w:sz w:val="18"/>
              </w:rPr>
            </w:r>
            <w:r w:rsidRPr="003318F3">
              <w:rPr>
                <w:noProof/>
                <w:webHidden/>
                <w:sz w:val="18"/>
              </w:rPr>
              <w:fldChar w:fldCharType="separate"/>
            </w:r>
            <w:r>
              <w:rPr>
                <w:noProof/>
                <w:webHidden/>
                <w:sz w:val="18"/>
              </w:rPr>
              <w:t>20</w:t>
            </w:r>
            <w:r w:rsidRPr="003318F3">
              <w:rPr>
                <w:noProof/>
                <w:webHidden/>
                <w:sz w:val="18"/>
              </w:rPr>
              <w:fldChar w:fldCharType="end"/>
            </w:r>
          </w:hyperlink>
        </w:p>
        <w:p w:rsidR="003318F3" w:rsidRPr="003318F3" w:rsidRDefault="003318F3">
          <w:pPr>
            <w:pStyle w:val="TOC2"/>
            <w:tabs>
              <w:tab w:val="left" w:pos="660"/>
              <w:tab w:val="right" w:leader="dot" w:pos="9062"/>
            </w:tabs>
            <w:rPr>
              <w:rFonts w:eastAsiaTheme="minorEastAsia"/>
              <w:noProof/>
              <w:sz w:val="18"/>
              <w:lang w:eastAsia="fr-FR"/>
            </w:rPr>
          </w:pPr>
          <w:hyperlink w:anchor="_Toc346722081" w:history="1">
            <w:r w:rsidRPr="003318F3">
              <w:rPr>
                <w:rStyle w:val="Hyperlink"/>
                <w:noProof/>
                <w:sz w:val="18"/>
                <w:lang w:val="en-US"/>
              </w:rPr>
              <w:t>1.</w:t>
            </w:r>
            <w:r w:rsidRPr="003318F3">
              <w:rPr>
                <w:rFonts w:eastAsiaTheme="minorEastAsia"/>
                <w:noProof/>
                <w:sz w:val="18"/>
                <w:lang w:eastAsia="fr-FR"/>
              </w:rPr>
              <w:tab/>
            </w:r>
            <w:r w:rsidRPr="003318F3">
              <w:rPr>
                <w:rStyle w:val="Hyperlink"/>
                <w:noProof/>
                <w:sz w:val="18"/>
                <w:lang w:val="en-US"/>
              </w:rPr>
              <w:t>Log book</w:t>
            </w:r>
            <w:r w:rsidRPr="003318F3">
              <w:rPr>
                <w:noProof/>
                <w:webHidden/>
                <w:sz w:val="18"/>
              </w:rPr>
              <w:tab/>
            </w:r>
            <w:r w:rsidRPr="003318F3">
              <w:rPr>
                <w:noProof/>
                <w:webHidden/>
                <w:sz w:val="18"/>
              </w:rPr>
              <w:fldChar w:fldCharType="begin"/>
            </w:r>
            <w:r w:rsidRPr="003318F3">
              <w:rPr>
                <w:noProof/>
                <w:webHidden/>
                <w:sz w:val="18"/>
              </w:rPr>
              <w:instrText xml:space="preserve"> PAGEREF _Toc346722081 \h </w:instrText>
            </w:r>
            <w:r w:rsidRPr="003318F3">
              <w:rPr>
                <w:noProof/>
                <w:webHidden/>
                <w:sz w:val="18"/>
              </w:rPr>
            </w:r>
            <w:r w:rsidRPr="003318F3">
              <w:rPr>
                <w:noProof/>
                <w:webHidden/>
                <w:sz w:val="18"/>
              </w:rPr>
              <w:fldChar w:fldCharType="separate"/>
            </w:r>
            <w:r>
              <w:rPr>
                <w:noProof/>
                <w:webHidden/>
                <w:sz w:val="18"/>
              </w:rPr>
              <w:t>20</w:t>
            </w:r>
            <w:r w:rsidRPr="003318F3">
              <w:rPr>
                <w:noProof/>
                <w:webHidden/>
                <w:sz w:val="18"/>
              </w:rPr>
              <w:fldChar w:fldCharType="end"/>
            </w:r>
          </w:hyperlink>
        </w:p>
        <w:p w:rsidR="003318F3" w:rsidRPr="003318F3" w:rsidRDefault="003318F3">
          <w:pPr>
            <w:pStyle w:val="TOC2"/>
            <w:tabs>
              <w:tab w:val="left" w:pos="660"/>
              <w:tab w:val="right" w:leader="dot" w:pos="9062"/>
            </w:tabs>
            <w:rPr>
              <w:rFonts w:eastAsiaTheme="minorEastAsia"/>
              <w:noProof/>
              <w:sz w:val="18"/>
              <w:lang w:eastAsia="fr-FR"/>
            </w:rPr>
          </w:pPr>
          <w:hyperlink w:anchor="_Toc346722082" w:history="1">
            <w:r w:rsidRPr="003318F3">
              <w:rPr>
                <w:rStyle w:val="Hyperlink"/>
                <w:noProof/>
                <w:sz w:val="18"/>
                <w:lang w:val="en-US"/>
              </w:rPr>
              <w:t>2.</w:t>
            </w:r>
            <w:r w:rsidRPr="003318F3">
              <w:rPr>
                <w:rFonts w:eastAsiaTheme="minorEastAsia"/>
                <w:noProof/>
                <w:sz w:val="18"/>
                <w:lang w:eastAsia="fr-FR"/>
              </w:rPr>
              <w:tab/>
            </w:r>
            <w:r w:rsidRPr="003318F3">
              <w:rPr>
                <w:rStyle w:val="Hyperlink"/>
                <w:noProof/>
                <w:sz w:val="18"/>
                <w:lang w:val="en-US"/>
              </w:rPr>
              <w:t>Intended plan:</w:t>
            </w:r>
            <w:r w:rsidRPr="003318F3">
              <w:rPr>
                <w:noProof/>
                <w:webHidden/>
                <w:sz w:val="18"/>
              </w:rPr>
              <w:tab/>
            </w:r>
            <w:r w:rsidRPr="003318F3">
              <w:rPr>
                <w:noProof/>
                <w:webHidden/>
                <w:sz w:val="18"/>
              </w:rPr>
              <w:fldChar w:fldCharType="begin"/>
            </w:r>
            <w:r w:rsidRPr="003318F3">
              <w:rPr>
                <w:noProof/>
                <w:webHidden/>
                <w:sz w:val="18"/>
              </w:rPr>
              <w:instrText xml:space="preserve"> PAGEREF _Toc346722082 \h </w:instrText>
            </w:r>
            <w:r w:rsidRPr="003318F3">
              <w:rPr>
                <w:noProof/>
                <w:webHidden/>
                <w:sz w:val="18"/>
              </w:rPr>
            </w:r>
            <w:r w:rsidRPr="003318F3">
              <w:rPr>
                <w:noProof/>
                <w:webHidden/>
                <w:sz w:val="18"/>
              </w:rPr>
              <w:fldChar w:fldCharType="separate"/>
            </w:r>
            <w:r>
              <w:rPr>
                <w:noProof/>
                <w:webHidden/>
                <w:sz w:val="18"/>
              </w:rPr>
              <w:t>21</w:t>
            </w:r>
            <w:r w:rsidRPr="003318F3">
              <w:rPr>
                <w:noProof/>
                <w:webHidden/>
                <w:sz w:val="18"/>
              </w:rPr>
              <w:fldChar w:fldCharType="end"/>
            </w:r>
          </w:hyperlink>
        </w:p>
        <w:p w:rsidR="003318F3" w:rsidRPr="003318F3" w:rsidRDefault="003318F3">
          <w:pPr>
            <w:pStyle w:val="TOC1"/>
            <w:tabs>
              <w:tab w:val="right" w:leader="dot" w:pos="9062"/>
            </w:tabs>
            <w:rPr>
              <w:rFonts w:eastAsiaTheme="minorEastAsia"/>
              <w:noProof/>
              <w:sz w:val="18"/>
              <w:lang w:eastAsia="fr-FR"/>
            </w:rPr>
          </w:pPr>
          <w:hyperlink w:anchor="_Toc346722083" w:history="1">
            <w:r w:rsidRPr="003318F3">
              <w:rPr>
                <w:rStyle w:val="Hyperlink"/>
                <w:noProof/>
                <w:sz w:val="18"/>
                <w:lang w:val="en-US"/>
              </w:rPr>
              <w:t>Table of figures</w:t>
            </w:r>
            <w:r w:rsidRPr="003318F3">
              <w:rPr>
                <w:noProof/>
                <w:webHidden/>
                <w:sz w:val="18"/>
              </w:rPr>
              <w:tab/>
            </w:r>
            <w:r w:rsidRPr="003318F3">
              <w:rPr>
                <w:noProof/>
                <w:webHidden/>
                <w:sz w:val="18"/>
              </w:rPr>
              <w:fldChar w:fldCharType="begin"/>
            </w:r>
            <w:r w:rsidRPr="003318F3">
              <w:rPr>
                <w:noProof/>
                <w:webHidden/>
                <w:sz w:val="18"/>
              </w:rPr>
              <w:instrText xml:space="preserve"> PAGEREF _Toc346722083 \h </w:instrText>
            </w:r>
            <w:r w:rsidRPr="003318F3">
              <w:rPr>
                <w:noProof/>
                <w:webHidden/>
                <w:sz w:val="18"/>
              </w:rPr>
            </w:r>
            <w:r w:rsidRPr="003318F3">
              <w:rPr>
                <w:noProof/>
                <w:webHidden/>
                <w:sz w:val="18"/>
              </w:rPr>
              <w:fldChar w:fldCharType="separate"/>
            </w:r>
            <w:r>
              <w:rPr>
                <w:noProof/>
                <w:webHidden/>
                <w:sz w:val="18"/>
              </w:rPr>
              <w:t>22</w:t>
            </w:r>
            <w:r w:rsidRPr="003318F3">
              <w:rPr>
                <w:noProof/>
                <w:webHidden/>
                <w:sz w:val="18"/>
              </w:rPr>
              <w:fldChar w:fldCharType="end"/>
            </w:r>
          </w:hyperlink>
        </w:p>
        <w:p w:rsidR="000266D7" w:rsidRPr="0021089C" w:rsidRDefault="00380D55" w:rsidP="000266D7">
          <w:pPr>
            <w:rPr>
              <w:lang w:val="en-US"/>
            </w:rPr>
          </w:pPr>
          <w:r w:rsidRPr="003318F3">
            <w:rPr>
              <w:sz w:val="14"/>
              <w:lang w:val="en-US"/>
            </w:rPr>
            <w:fldChar w:fldCharType="end"/>
          </w:r>
          <w:r w:rsidR="007F75B7" w:rsidRPr="0021089C">
            <w:rPr>
              <w:lang w:val="en-US"/>
            </w:rPr>
            <w:br w:type="page"/>
          </w:r>
        </w:p>
      </w:sdtContent>
    </w:sdt>
    <w:p w:rsidR="00C52604" w:rsidRPr="0021089C" w:rsidRDefault="000266D7" w:rsidP="00383194">
      <w:pPr>
        <w:pStyle w:val="Heading1"/>
        <w:rPr>
          <w:lang w:val="en-US"/>
        </w:rPr>
      </w:pPr>
      <w:bookmarkStart w:id="1" w:name="_Toc346722047"/>
      <w:r w:rsidRPr="0021089C">
        <w:rPr>
          <w:lang w:val="en-US"/>
        </w:rPr>
        <w:lastRenderedPageBreak/>
        <w:t>Introduction</w:t>
      </w:r>
      <w:bookmarkEnd w:id="1"/>
    </w:p>
    <w:p w:rsidR="00C52604" w:rsidRPr="0021089C" w:rsidRDefault="00C52604" w:rsidP="00C52604">
      <w:pPr>
        <w:rPr>
          <w:lang w:val="en-US"/>
        </w:rPr>
      </w:pPr>
    </w:p>
    <w:p w:rsidR="005E2136" w:rsidRPr="0021089C" w:rsidRDefault="00A83ED4" w:rsidP="00575B66">
      <w:pPr>
        <w:ind w:firstLine="708"/>
        <w:rPr>
          <w:lang w:val="en-US"/>
        </w:rPr>
      </w:pPr>
      <w:r w:rsidRPr="0021089C">
        <w:rPr>
          <w:lang w:val="en-US"/>
        </w:rPr>
        <w:t>We chose this project because we thought that it was interesting for us to work on word recognition</w:t>
      </w:r>
      <w:r w:rsidR="008154F7" w:rsidRPr="0021089C">
        <w:rPr>
          <w:lang w:val="en-US"/>
        </w:rPr>
        <w:t>: this subject corresponds with our studies but it can also be used in many areas.</w:t>
      </w:r>
      <w:r w:rsidR="008154F7" w:rsidRPr="0021089C">
        <w:rPr>
          <w:lang w:val="en-US"/>
        </w:rPr>
        <w:br/>
        <w:t>Indeed, c</w:t>
      </w:r>
      <w:r w:rsidR="005E2136" w:rsidRPr="0021089C">
        <w:rPr>
          <w:lang w:val="en-US"/>
        </w:rPr>
        <w:t xml:space="preserve">ontrol </w:t>
      </w:r>
      <w:r w:rsidR="008154F7" w:rsidRPr="0021089C">
        <w:rPr>
          <w:lang w:val="en-US"/>
        </w:rPr>
        <w:t>by the word recognition can be used in h</w:t>
      </w:r>
      <w:r w:rsidR="005E2136" w:rsidRPr="0021089C">
        <w:rPr>
          <w:lang w:val="en-US"/>
        </w:rPr>
        <w:t>ome automation system</w:t>
      </w:r>
      <w:r w:rsidR="008154F7" w:rsidRPr="0021089C">
        <w:rPr>
          <w:lang w:val="en-US"/>
        </w:rPr>
        <w:t xml:space="preserve"> or it can also be used by d</w:t>
      </w:r>
      <w:r w:rsidR="005E2136" w:rsidRPr="0021089C">
        <w:rPr>
          <w:lang w:val="en-US"/>
        </w:rPr>
        <w:t>isable persons</w:t>
      </w:r>
      <w:r w:rsidR="008154F7" w:rsidRPr="0021089C">
        <w:rPr>
          <w:lang w:val="en-US"/>
        </w:rPr>
        <w:t xml:space="preserve"> whom cannot use their hands to do </w:t>
      </w:r>
      <w:r w:rsidR="00445E92" w:rsidRPr="0021089C">
        <w:rPr>
          <w:lang w:val="en-US"/>
        </w:rPr>
        <w:t>things</w:t>
      </w:r>
      <w:r w:rsidR="00BC3B97" w:rsidRPr="0021089C">
        <w:rPr>
          <w:lang w:val="en-US"/>
        </w:rPr>
        <w:t xml:space="preserve"> like playing video games</w:t>
      </w:r>
      <w:r w:rsidR="008154F7" w:rsidRPr="0021089C">
        <w:rPr>
          <w:lang w:val="en-US"/>
        </w:rPr>
        <w:t>.</w:t>
      </w:r>
    </w:p>
    <w:p w:rsidR="005E2136" w:rsidRPr="0021089C" w:rsidRDefault="00445E92" w:rsidP="005E2136">
      <w:pPr>
        <w:rPr>
          <w:lang w:val="en-US"/>
        </w:rPr>
      </w:pPr>
      <w:r w:rsidRPr="0021089C">
        <w:rPr>
          <w:lang w:val="en-US"/>
        </w:rPr>
        <w:t>Firstly we will work on s</w:t>
      </w:r>
      <w:r w:rsidR="005E2136" w:rsidRPr="0021089C">
        <w:rPr>
          <w:lang w:val="en-US"/>
        </w:rPr>
        <w:t>ound treatment</w:t>
      </w:r>
      <w:r w:rsidRPr="0021089C">
        <w:rPr>
          <w:lang w:val="en-US"/>
        </w:rPr>
        <w:t>, then we will focus on l</w:t>
      </w:r>
      <w:r w:rsidR="005E2136" w:rsidRPr="0021089C">
        <w:rPr>
          <w:lang w:val="en-US"/>
        </w:rPr>
        <w:t>earning and comparison</w:t>
      </w:r>
      <w:r w:rsidRPr="0021089C">
        <w:rPr>
          <w:lang w:val="en-US"/>
        </w:rPr>
        <w:t xml:space="preserve"> and finally we will make a H</w:t>
      </w:r>
      <w:r w:rsidR="005E2136" w:rsidRPr="0021089C">
        <w:rPr>
          <w:lang w:val="en-US"/>
        </w:rPr>
        <w:t>uman Machine Interface</w:t>
      </w:r>
      <w:r w:rsidRPr="0021089C">
        <w:rPr>
          <w:lang w:val="en-US"/>
        </w:rPr>
        <w:t xml:space="preserve"> in order to test our programs interactively.</w:t>
      </w:r>
    </w:p>
    <w:p w:rsidR="005E2136" w:rsidRPr="0021089C" w:rsidRDefault="005E2136" w:rsidP="00C52604">
      <w:pPr>
        <w:rPr>
          <w:lang w:val="en-US"/>
        </w:rPr>
      </w:pPr>
    </w:p>
    <w:p w:rsidR="005E2136" w:rsidRPr="0021089C" w:rsidRDefault="005E2136" w:rsidP="00C52604">
      <w:pPr>
        <w:rPr>
          <w:lang w:val="en-US"/>
        </w:rPr>
      </w:pPr>
    </w:p>
    <w:p w:rsidR="00C52604" w:rsidRPr="0021089C" w:rsidRDefault="00C52604" w:rsidP="00C52604">
      <w:pPr>
        <w:rPr>
          <w:lang w:val="en-US"/>
        </w:rPr>
      </w:pPr>
    </w:p>
    <w:p w:rsidR="000266D7" w:rsidRPr="0021089C" w:rsidRDefault="000266D7" w:rsidP="00C52604">
      <w:pPr>
        <w:rPr>
          <w:lang w:val="en-US"/>
        </w:rPr>
      </w:pPr>
      <w:r w:rsidRPr="0021089C">
        <w:rPr>
          <w:lang w:val="en-US"/>
        </w:rPr>
        <w:br w:type="page"/>
      </w:r>
    </w:p>
    <w:p w:rsidR="00CB328E" w:rsidRPr="0021089C" w:rsidRDefault="00CB328E" w:rsidP="00CB328E">
      <w:pPr>
        <w:pStyle w:val="Heading1"/>
        <w:rPr>
          <w:lang w:val="en-US"/>
        </w:rPr>
      </w:pPr>
      <w:bookmarkStart w:id="2" w:name="_Toc346722048"/>
      <w:r w:rsidRPr="0021089C">
        <w:rPr>
          <w:lang w:val="en-US"/>
        </w:rPr>
        <w:lastRenderedPageBreak/>
        <w:t>Sound treatment</w:t>
      </w:r>
      <w:bookmarkEnd w:id="2"/>
    </w:p>
    <w:p w:rsidR="00CB328E" w:rsidRPr="0021089C" w:rsidRDefault="00CB328E" w:rsidP="00CB328E">
      <w:pPr>
        <w:rPr>
          <w:lang w:val="en-US"/>
        </w:rPr>
      </w:pPr>
    </w:p>
    <w:p w:rsidR="009C7B95" w:rsidRPr="0021089C" w:rsidRDefault="009C7B95" w:rsidP="009C7B95">
      <w:pPr>
        <w:pStyle w:val="Heading2"/>
        <w:numPr>
          <w:ilvl w:val="0"/>
          <w:numId w:val="2"/>
        </w:numPr>
        <w:rPr>
          <w:lang w:val="en-US"/>
        </w:rPr>
      </w:pPr>
      <w:bookmarkStart w:id="3" w:name="_Toc346722049"/>
      <w:r w:rsidRPr="0021089C">
        <w:rPr>
          <w:lang w:val="en-US"/>
        </w:rPr>
        <w:t>Sound recording</w:t>
      </w:r>
      <w:bookmarkEnd w:id="3"/>
    </w:p>
    <w:p w:rsidR="009C7B95" w:rsidRPr="0021089C" w:rsidRDefault="009C7B95" w:rsidP="009C7B95">
      <w:pPr>
        <w:rPr>
          <w:lang w:val="en-US"/>
        </w:rPr>
      </w:pPr>
    </w:p>
    <w:p w:rsidR="009C7B95" w:rsidRPr="0021089C" w:rsidRDefault="0084646B" w:rsidP="009C7B95">
      <w:pPr>
        <w:rPr>
          <w:lang w:val="en-US"/>
        </w:rPr>
      </w:pPr>
      <w:r w:rsidRPr="0021089C">
        <w:rPr>
          <w:lang w:val="en-US"/>
        </w:rPr>
        <w:t>To record the words database, we begin to c</w:t>
      </w:r>
      <w:r w:rsidR="009C7B95" w:rsidRPr="0021089C">
        <w:rPr>
          <w:lang w:val="en-US"/>
        </w:rPr>
        <w:t xml:space="preserve">hoice the driver </w:t>
      </w:r>
      <w:r w:rsidRPr="0021089C">
        <w:rPr>
          <w:lang w:val="en-US"/>
        </w:rPr>
        <w:t xml:space="preserve">and the mike </w:t>
      </w:r>
      <w:r w:rsidR="009C7B95" w:rsidRPr="0021089C">
        <w:rPr>
          <w:lang w:val="en-US"/>
        </w:rPr>
        <w:t>to use</w:t>
      </w:r>
      <w:r w:rsidRPr="0021089C">
        <w:rPr>
          <w:lang w:val="en-US"/>
        </w:rPr>
        <w:t>.</w:t>
      </w:r>
    </w:p>
    <w:p w:rsidR="00343DDA" w:rsidRPr="0021089C" w:rsidRDefault="00343DDA" w:rsidP="00343DDA">
      <w:pPr>
        <w:rPr>
          <w:lang w:val="en-US"/>
        </w:rPr>
      </w:pPr>
      <w:r w:rsidRPr="0021089C">
        <w:rPr>
          <w:lang w:val="en-US"/>
        </w:rPr>
        <w:t xml:space="preserve">During the game, the sound is recording in streaming: </w:t>
      </w:r>
      <w:r w:rsidR="00F306AF" w:rsidRPr="0021089C">
        <w:rPr>
          <w:lang w:val="en-US"/>
        </w:rPr>
        <w:t>w</w:t>
      </w:r>
      <w:r w:rsidRPr="0021089C">
        <w:rPr>
          <w:lang w:val="en-US"/>
        </w:rPr>
        <w:t>e use a thread to copy the sound car</w:t>
      </w:r>
      <w:r w:rsidR="00F306AF" w:rsidRPr="0021089C">
        <w:rPr>
          <w:lang w:val="en-US"/>
        </w:rPr>
        <w:t>d</w:t>
      </w:r>
      <w:r w:rsidRPr="0021089C">
        <w:rPr>
          <w:lang w:val="en-US"/>
        </w:rPr>
        <w:t>’s buffer into</w:t>
      </w:r>
      <w:r w:rsidR="00B57293" w:rsidRPr="0021089C">
        <w:rPr>
          <w:lang w:val="en-US"/>
        </w:rPr>
        <w:t xml:space="preserve"> a </w:t>
      </w:r>
      <w:r w:rsidRPr="0021089C">
        <w:rPr>
          <w:lang w:val="en-US"/>
        </w:rPr>
        <w:t>vector</w:t>
      </w:r>
      <w:r w:rsidR="00B57293" w:rsidRPr="0021089C">
        <w:rPr>
          <w:lang w:val="en-US"/>
        </w:rPr>
        <w:t xml:space="preserve"> of samples</w:t>
      </w:r>
      <w:r w:rsidRPr="0021089C">
        <w:rPr>
          <w:lang w:val="en-US"/>
        </w:rPr>
        <w:t>.</w:t>
      </w:r>
    </w:p>
    <w:p w:rsidR="00177616" w:rsidRPr="0021089C" w:rsidRDefault="00772E0B" w:rsidP="00177616">
      <w:pPr>
        <w:rPr>
          <w:lang w:val="en-US"/>
        </w:rPr>
      </w:pPr>
      <w:r w:rsidRPr="0021089C">
        <w:rPr>
          <w:lang w:val="en-US"/>
        </w:rPr>
        <w:t>W</w:t>
      </w:r>
      <w:r w:rsidR="009C7B95" w:rsidRPr="0021089C">
        <w:rPr>
          <w:lang w:val="en-US"/>
        </w:rPr>
        <w:t>e start the</w:t>
      </w:r>
      <w:r w:rsidR="0007395F" w:rsidRPr="0021089C">
        <w:rPr>
          <w:lang w:val="en-US"/>
        </w:rPr>
        <w:t xml:space="preserve"> word </w:t>
      </w:r>
      <w:r w:rsidR="00F17256" w:rsidRPr="0021089C">
        <w:rPr>
          <w:lang w:val="en-US"/>
        </w:rPr>
        <w:t>beginning detection</w:t>
      </w:r>
      <w:r w:rsidR="00D853A7" w:rsidRPr="0021089C">
        <w:rPr>
          <w:lang w:val="en-US"/>
        </w:rPr>
        <w:t xml:space="preserve"> in the fist second of the signal</w:t>
      </w:r>
      <w:r w:rsidR="00343DDA" w:rsidRPr="0021089C">
        <w:rPr>
          <w:lang w:val="en-US"/>
        </w:rPr>
        <w:t>. A second</w:t>
      </w:r>
      <w:r w:rsidR="000B6DA6" w:rsidRPr="0021089C">
        <w:rPr>
          <w:lang w:val="en-US"/>
        </w:rPr>
        <w:t xml:space="preserve"> thread </w:t>
      </w:r>
      <w:r w:rsidR="00343DDA" w:rsidRPr="0021089C">
        <w:rPr>
          <w:lang w:val="en-US"/>
        </w:rPr>
        <w:t>watches the vector</w:t>
      </w:r>
      <w:r w:rsidR="00D853A7" w:rsidRPr="0021089C">
        <w:rPr>
          <w:lang w:val="en-US"/>
        </w:rPr>
        <w:t xml:space="preserve"> and treats it</w:t>
      </w:r>
      <w:r w:rsidR="0007395F" w:rsidRPr="0021089C">
        <w:rPr>
          <w:lang w:val="en-US"/>
        </w:rPr>
        <w:t>.</w:t>
      </w:r>
      <w:r w:rsidR="0007395F" w:rsidRPr="0021089C">
        <w:rPr>
          <w:lang w:val="en-US"/>
        </w:rPr>
        <w:br/>
        <w:t xml:space="preserve">If there is not a word beginning </w:t>
      </w:r>
      <w:r w:rsidR="009E5E3A" w:rsidRPr="0021089C">
        <w:rPr>
          <w:lang w:val="en-US"/>
        </w:rPr>
        <w:t>in the signal</w:t>
      </w:r>
      <w:r w:rsidR="0007395F" w:rsidRPr="0021089C">
        <w:rPr>
          <w:lang w:val="en-US"/>
        </w:rPr>
        <w:t xml:space="preserve">, we delete the first </w:t>
      </w:r>
      <w:r w:rsidR="001F2477" w:rsidRPr="0021089C">
        <w:rPr>
          <w:lang w:val="en-US"/>
        </w:rPr>
        <w:t xml:space="preserve">half </w:t>
      </w:r>
      <w:r w:rsidR="0007395F" w:rsidRPr="0021089C">
        <w:rPr>
          <w:lang w:val="en-US"/>
        </w:rPr>
        <w:t xml:space="preserve">second of </w:t>
      </w:r>
      <w:r w:rsidR="001F2477" w:rsidRPr="0021089C">
        <w:rPr>
          <w:lang w:val="en-US"/>
        </w:rPr>
        <w:t>it</w:t>
      </w:r>
      <w:r w:rsidR="0007395F" w:rsidRPr="0021089C">
        <w:rPr>
          <w:lang w:val="en-US"/>
        </w:rPr>
        <w:t>.</w:t>
      </w:r>
      <w:r w:rsidR="00DA5A0E" w:rsidRPr="0021089C">
        <w:rPr>
          <w:lang w:val="en-US"/>
        </w:rPr>
        <w:br/>
        <w:t xml:space="preserve">If there is a word beginning after 400ms, we delete a part of the signal beginning in order to have the word beginning </w:t>
      </w:r>
      <w:r w:rsidR="00EE0288" w:rsidRPr="0021089C">
        <w:rPr>
          <w:lang w:val="en-US"/>
        </w:rPr>
        <w:t>at approximately 400ms</w:t>
      </w:r>
      <w:r w:rsidR="00DA5A0E" w:rsidRPr="0021089C">
        <w:rPr>
          <w:lang w:val="en-US"/>
        </w:rPr>
        <w:t>.</w:t>
      </w:r>
      <w:r w:rsidR="00177616" w:rsidRPr="0021089C">
        <w:rPr>
          <w:lang w:val="en-US"/>
        </w:rPr>
        <w:br/>
        <w:t>If the word beginning has a good place, we start the treatment and the recognition.</w:t>
      </w:r>
    </w:p>
    <w:p w:rsidR="00177616" w:rsidRPr="0021089C" w:rsidRDefault="00BB3ADB" w:rsidP="00177616">
      <w:pPr>
        <w:rPr>
          <w:lang w:val="en-US"/>
        </w:rPr>
      </w:pPr>
      <w:r w:rsidRPr="0021089C">
        <w:rPr>
          <w:lang w:val="en-US"/>
        </w:rPr>
        <w:t>The results of the recognition are put into a FIFO queue (First Input, First Output) in order to be manage</w:t>
      </w:r>
      <w:r w:rsidR="00A84B75" w:rsidRPr="0021089C">
        <w:rPr>
          <w:lang w:val="en-US"/>
        </w:rPr>
        <w:t>d</w:t>
      </w:r>
      <w:r w:rsidRPr="0021089C">
        <w:rPr>
          <w:lang w:val="en-US"/>
        </w:rPr>
        <w:t xml:space="preserve"> after by our game.</w:t>
      </w:r>
      <w:r w:rsidR="00B12C74" w:rsidRPr="0021089C">
        <w:rPr>
          <w:lang w:val="en-US"/>
        </w:rPr>
        <w:t xml:space="preserve"> Finally, we delete the part of the signal treated from the vector</w:t>
      </w:r>
      <w:r w:rsidR="00B57293" w:rsidRPr="0021089C">
        <w:rPr>
          <w:lang w:val="en-US"/>
        </w:rPr>
        <w:t xml:space="preserve"> of samples</w:t>
      </w:r>
      <w:r w:rsidR="00B12C74" w:rsidRPr="0021089C">
        <w:rPr>
          <w:lang w:val="en-US"/>
        </w:rPr>
        <w:t>.</w:t>
      </w:r>
    </w:p>
    <w:p w:rsidR="00BB3ADB" w:rsidRPr="0021089C" w:rsidRDefault="00BB3ADB" w:rsidP="009C7B95">
      <w:pPr>
        <w:rPr>
          <w:lang w:val="en-US"/>
        </w:rPr>
      </w:pPr>
    </w:p>
    <w:p w:rsidR="007C16FD" w:rsidRPr="0021089C" w:rsidRDefault="00A70978" w:rsidP="007C16FD">
      <w:pPr>
        <w:keepNext/>
        <w:rPr>
          <w:lang w:val="en-US"/>
        </w:rPr>
      </w:pPr>
      <w:r w:rsidRPr="0021089C">
        <w:rPr>
          <w:noProof/>
          <w:lang w:val="en-US" w:eastAsia="fr-FR"/>
        </w:rPr>
        <w:drawing>
          <wp:inline distT="0" distB="0" distL="0" distR="0">
            <wp:extent cx="5760720" cy="66455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5760720" cy="664555"/>
                    </a:xfrm>
                    <a:prstGeom prst="rect">
                      <a:avLst/>
                    </a:prstGeom>
                    <a:noFill/>
                    <a:ln w="9525">
                      <a:noFill/>
                      <a:miter lim="800000"/>
                      <a:headEnd/>
                      <a:tailEnd/>
                    </a:ln>
                  </pic:spPr>
                </pic:pic>
              </a:graphicData>
            </a:graphic>
          </wp:inline>
        </w:drawing>
      </w:r>
    </w:p>
    <w:p w:rsidR="009C7B95" w:rsidRPr="0021089C" w:rsidRDefault="007C16FD" w:rsidP="007C16FD">
      <w:pPr>
        <w:pStyle w:val="Caption"/>
        <w:jc w:val="center"/>
        <w:rPr>
          <w:lang w:val="en-US"/>
        </w:rPr>
      </w:pPr>
      <w:bookmarkStart w:id="4" w:name="_Toc346721037"/>
      <w:bookmarkStart w:id="5" w:name="_Toc346722095"/>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1</w:t>
      </w:r>
      <w:r w:rsidRPr="0021089C">
        <w:rPr>
          <w:lang w:val="en-US"/>
        </w:rPr>
        <w:fldChar w:fldCharType="end"/>
      </w:r>
      <w:r w:rsidRPr="0021089C">
        <w:rPr>
          <w:lang w:val="en-US"/>
        </w:rPr>
        <w:t xml:space="preserve"> Example of signal: « gauche, </w:t>
      </w:r>
      <w:proofErr w:type="spellStart"/>
      <w:r w:rsidRPr="0021089C">
        <w:rPr>
          <w:lang w:val="en-US"/>
        </w:rPr>
        <w:t>droite</w:t>
      </w:r>
      <w:proofErr w:type="spellEnd"/>
      <w:r w:rsidRPr="0021089C">
        <w:rPr>
          <w:lang w:val="en-US"/>
        </w:rPr>
        <w:t xml:space="preserve">, gauche, </w:t>
      </w:r>
      <w:proofErr w:type="spellStart"/>
      <w:r w:rsidRPr="0021089C">
        <w:rPr>
          <w:lang w:val="en-US"/>
        </w:rPr>
        <w:t>droite</w:t>
      </w:r>
      <w:proofErr w:type="spellEnd"/>
      <w:r w:rsidRPr="0021089C">
        <w:rPr>
          <w:lang w:val="en-US"/>
        </w:rPr>
        <w:t xml:space="preserve"> »</w:t>
      </w:r>
      <w:bookmarkEnd w:id="4"/>
      <w:bookmarkEnd w:id="5"/>
    </w:p>
    <w:p w:rsidR="009C7B95" w:rsidRPr="0021089C" w:rsidDel="009C7B95" w:rsidRDefault="009C7B95" w:rsidP="00CB328E">
      <w:pPr>
        <w:rPr>
          <w:del w:id="6" w:author="Guenon" w:date="2013-01-10T08:27:00Z"/>
          <w:lang w:val="en-US"/>
        </w:rPr>
      </w:pPr>
      <w:bookmarkStart w:id="7" w:name="_Toc345573627"/>
      <w:bookmarkStart w:id="8" w:name="_Toc345579930"/>
      <w:bookmarkStart w:id="9" w:name="_Toc345666885"/>
      <w:bookmarkStart w:id="10" w:name="_Toc345917795"/>
      <w:bookmarkStart w:id="11" w:name="_Toc346263922"/>
      <w:bookmarkStart w:id="12" w:name="_Toc346526753"/>
      <w:bookmarkStart w:id="13" w:name="_Toc346623972"/>
      <w:bookmarkStart w:id="14" w:name="_Toc346624015"/>
      <w:bookmarkStart w:id="15" w:name="_Toc346636754"/>
      <w:bookmarkStart w:id="16" w:name="_Toc346702962"/>
      <w:bookmarkStart w:id="17" w:name="_Toc346722050"/>
      <w:bookmarkEnd w:id="7"/>
      <w:bookmarkEnd w:id="8"/>
      <w:bookmarkEnd w:id="9"/>
      <w:bookmarkEnd w:id="10"/>
      <w:bookmarkEnd w:id="11"/>
      <w:bookmarkEnd w:id="12"/>
      <w:bookmarkEnd w:id="13"/>
      <w:bookmarkEnd w:id="14"/>
      <w:bookmarkEnd w:id="15"/>
      <w:bookmarkEnd w:id="16"/>
      <w:bookmarkEnd w:id="17"/>
    </w:p>
    <w:p w:rsidR="00CB328E" w:rsidRPr="0021089C" w:rsidDel="009C7B95" w:rsidRDefault="00CB328E" w:rsidP="00CB328E">
      <w:pPr>
        <w:pStyle w:val="Heading2"/>
        <w:numPr>
          <w:ilvl w:val="0"/>
          <w:numId w:val="2"/>
        </w:numPr>
        <w:rPr>
          <w:del w:id="18" w:author="Guenon" w:date="2013-01-10T08:27:00Z"/>
          <w:lang w:val="en-US"/>
        </w:rPr>
      </w:pPr>
      <w:del w:id="19" w:author="Guenon" w:date="2013-01-10T08:27:00Z">
        <w:r w:rsidRPr="0021089C" w:rsidDel="009C7B95">
          <w:rPr>
            <w:lang w:val="en-US"/>
          </w:rPr>
          <w:delText>Auto-correlation</w:delText>
        </w:r>
        <w:bookmarkStart w:id="20" w:name="_Toc345573628"/>
        <w:bookmarkStart w:id="21" w:name="_Toc345579931"/>
        <w:bookmarkStart w:id="22" w:name="_Toc345666886"/>
        <w:bookmarkStart w:id="23" w:name="_Toc345917796"/>
        <w:bookmarkStart w:id="24" w:name="_Toc346263923"/>
        <w:bookmarkStart w:id="25" w:name="_Toc346526754"/>
        <w:bookmarkStart w:id="26" w:name="_Toc346623973"/>
        <w:bookmarkStart w:id="27" w:name="_Toc346624016"/>
        <w:bookmarkStart w:id="28" w:name="_Toc346636755"/>
        <w:bookmarkStart w:id="29" w:name="_Toc346702963"/>
        <w:bookmarkStart w:id="30" w:name="_Toc346722051"/>
        <w:bookmarkEnd w:id="20"/>
        <w:bookmarkEnd w:id="21"/>
        <w:bookmarkEnd w:id="22"/>
        <w:bookmarkEnd w:id="23"/>
        <w:bookmarkEnd w:id="24"/>
        <w:bookmarkEnd w:id="25"/>
        <w:bookmarkEnd w:id="26"/>
        <w:bookmarkEnd w:id="27"/>
        <w:bookmarkEnd w:id="28"/>
        <w:bookmarkEnd w:id="29"/>
        <w:bookmarkEnd w:id="30"/>
      </w:del>
    </w:p>
    <w:p w:rsidR="00CB328E" w:rsidRPr="0021089C" w:rsidDel="009C7B95" w:rsidRDefault="00CB328E" w:rsidP="00CB328E">
      <w:pPr>
        <w:rPr>
          <w:del w:id="31" w:author="Guenon" w:date="2013-01-10T08:27:00Z"/>
          <w:lang w:val="en-US"/>
        </w:rPr>
      </w:pPr>
      <w:bookmarkStart w:id="32" w:name="_Toc345573629"/>
      <w:bookmarkStart w:id="33" w:name="_Toc345579932"/>
      <w:bookmarkStart w:id="34" w:name="_Toc345666887"/>
      <w:bookmarkStart w:id="35" w:name="_Toc345917797"/>
      <w:bookmarkStart w:id="36" w:name="_Toc346263924"/>
      <w:bookmarkStart w:id="37" w:name="_Toc346526755"/>
      <w:bookmarkStart w:id="38" w:name="_Toc346623974"/>
      <w:bookmarkStart w:id="39" w:name="_Toc346624017"/>
      <w:bookmarkStart w:id="40" w:name="_Toc346636756"/>
      <w:bookmarkStart w:id="41" w:name="_Toc346702964"/>
      <w:bookmarkStart w:id="42" w:name="_Toc346722052"/>
      <w:bookmarkEnd w:id="32"/>
      <w:bookmarkEnd w:id="33"/>
      <w:bookmarkEnd w:id="34"/>
      <w:bookmarkEnd w:id="35"/>
      <w:bookmarkEnd w:id="36"/>
      <w:bookmarkEnd w:id="37"/>
      <w:bookmarkEnd w:id="38"/>
      <w:bookmarkEnd w:id="39"/>
      <w:bookmarkEnd w:id="40"/>
      <w:bookmarkEnd w:id="41"/>
      <w:bookmarkEnd w:id="42"/>
    </w:p>
    <w:p w:rsidR="00CB328E" w:rsidRPr="0021089C" w:rsidDel="009C7B95" w:rsidRDefault="00CB328E" w:rsidP="00CB328E">
      <w:pPr>
        <w:rPr>
          <w:del w:id="43" w:author="Guenon" w:date="2013-01-10T08:27:00Z"/>
          <w:rFonts w:eastAsiaTheme="minorEastAsia"/>
          <w:lang w:val="en-US"/>
        </w:rPr>
      </w:pPr>
      <m:oMathPara>
        <m:oMath>
          <w:del w:id="44" w:author="Guenon" w:date="2013-01-10T08:27:00Z">
            <m:r>
              <w:rPr>
                <w:rFonts w:ascii="Cambria Math" w:hAnsi="Cambria Math"/>
                <w:lang w:val="en-US"/>
              </w:rPr>
              <m:t>∀t,  y</m:t>
            </m:r>
          </w:del>
          <m:d>
            <m:dPr>
              <m:ctrlPr>
                <w:del w:id="45" w:author="Guenon" w:date="2013-01-10T08:27:00Z">
                  <w:rPr>
                    <w:rFonts w:ascii="Cambria Math" w:hAnsi="Cambria Math"/>
                    <w:i/>
                    <w:lang w:val="en-US"/>
                  </w:rPr>
                </w:del>
              </m:ctrlPr>
            </m:dPr>
            <m:e>
              <w:del w:id="46" w:author="Guenon" w:date="2013-01-10T08:27:00Z">
                <m:r>
                  <w:rPr>
                    <w:rFonts w:ascii="Cambria Math" w:hAnsi="Cambria Math"/>
                    <w:lang w:val="en-US"/>
                  </w:rPr>
                  <m:t>t</m:t>
                </m:r>
              </w:del>
            </m:e>
          </m:d>
          <w:del w:id="47" w:author="Guenon" w:date="2013-01-10T08:27:00Z">
            <m:r>
              <w:rPr>
                <w:rFonts w:ascii="Cambria Math" w:hAnsi="Cambria Math"/>
                <w:lang w:val="en-US"/>
              </w:rPr>
              <m:t xml:space="preserve">= </m:t>
            </m:r>
          </w:del>
          <m:nary>
            <m:naryPr>
              <m:chr m:val="∑"/>
              <m:limLoc m:val="undOvr"/>
              <m:ctrlPr>
                <w:del w:id="48" w:author="Guenon" w:date="2013-01-10T08:27:00Z">
                  <w:rPr>
                    <w:rFonts w:ascii="Cambria Math" w:hAnsi="Cambria Math"/>
                    <w:i/>
                    <w:lang w:val="en-US"/>
                  </w:rPr>
                </w:del>
              </m:ctrlPr>
            </m:naryPr>
            <m:sub>
              <w:del w:id="49" w:author="Guenon" w:date="2013-01-10T08:27:00Z">
                <m:r>
                  <w:rPr>
                    <w:rFonts w:ascii="Cambria Math" w:hAnsi="Cambria Math"/>
                    <w:lang w:val="en-US"/>
                  </w:rPr>
                  <m:t>τ</m:t>
                </m:r>
              </w:del>
            </m:sub>
            <m:sup>
              <w:del w:id="50" w:author="Guenon" w:date="2013-01-10T08:27:00Z">
                <m:r>
                  <w:rPr>
                    <w:rFonts w:ascii="Cambria Math" w:hAnsi="Cambria Math"/>
                    <w:lang w:val="en-US"/>
                  </w:rPr>
                  <m:t xml:space="preserve"> </m:t>
                </m:r>
              </w:del>
            </m:sup>
            <m:e>
              <w:del w:id="51" w:author="Guenon" w:date="2013-01-10T08:27:00Z">
                <m:r>
                  <w:rPr>
                    <w:rFonts w:ascii="Cambria Math" w:hAnsi="Cambria Math"/>
                    <w:lang w:val="en-US"/>
                  </w:rPr>
                  <m:t>x</m:t>
                </m:r>
              </w:del>
              <m:d>
                <m:dPr>
                  <m:ctrlPr>
                    <w:del w:id="52" w:author="Guenon" w:date="2013-01-10T08:27:00Z">
                      <w:rPr>
                        <w:rFonts w:ascii="Cambria Math" w:hAnsi="Cambria Math"/>
                        <w:i/>
                        <w:lang w:val="en-US"/>
                      </w:rPr>
                    </w:del>
                  </m:ctrlPr>
                </m:dPr>
                <m:e>
                  <w:del w:id="53" w:author="Guenon" w:date="2013-01-10T08:27:00Z">
                    <m:r>
                      <w:rPr>
                        <w:rFonts w:ascii="Cambria Math" w:hAnsi="Cambria Math"/>
                        <w:lang w:val="en-US"/>
                      </w:rPr>
                      <m:t>τ-t</m:t>
                    </m:r>
                  </w:del>
                </m:e>
              </m:d>
              <w:del w:id="54" w:author="Guenon" w:date="2013-01-10T08:27:00Z">
                <m:r>
                  <w:rPr>
                    <w:rFonts w:ascii="Cambria Math" w:hAnsi="Cambria Math"/>
                    <w:lang w:val="en-US"/>
                  </w:rPr>
                  <m:t>*x(t)</m:t>
                </m:r>
              </w:del>
            </m:e>
          </m:nary>
        </m:oMath>
      </m:oMathPara>
      <w:bookmarkStart w:id="55" w:name="_Toc345573630"/>
      <w:bookmarkStart w:id="56" w:name="_Toc345579933"/>
      <w:bookmarkStart w:id="57" w:name="_Toc345666888"/>
      <w:bookmarkStart w:id="58" w:name="_Toc345917798"/>
      <w:bookmarkStart w:id="59" w:name="_Toc346263925"/>
      <w:bookmarkStart w:id="60" w:name="_Toc346526756"/>
      <w:bookmarkStart w:id="61" w:name="_Toc346623975"/>
      <w:bookmarkStart w:id="62" w:name="_Toc346624018"/>
      <w:bookmarkStart w:id="63" w:name="_Toc346636757"/>
      <w:bookmarkStart w:id="64" w:name="_Toc346702965"/>
      <w:bookmarkStart w:id="65" w:name="_Toc346722053"/>
      <w:bookmarkEnd w:id="55"/>
      <w:bookmarkEnd w:id="56"/>
      <w:bookmarkEnd w:id="57"/>
      <w:bookmarkEnd w:id="58"/>
      <w:bookmarkEnd w:id="59"/>
      <w:bookmarkEnd w:id="60"/>
      <w:bookmarkEnd w:id="61"/>
      <w:bookmarkEnd w:id="62"/>
      <w:bookmarkEnd w:id="63"/>
      <w:bookmarkEnd w:id="64"/>
      <w:bookmarkEnd w:id="65"/>
    </w:p>
    <w:p w:rsidR="00CB328E" w:rsidRPr="0021089C" w:rsidDel="009C7B95" w:rsidRDefault="00CB328E" w:rsidP="00CB328E">
      <w:pPr>
        <w:rPr>
          <w:del w:id="66" w:author="Guenon" w:date="2013-01-10T08:27:00Z"/>
          <w:lang w:val="en-US"/>
        </w:rPr>
      </w:pPr>
      <w:bookmarkStart w:id="67" w:name="_Toc345573631"/>
      <w:bookmarkStart w:id="68" w:name="_Toc345579934"/>
      <w:bookmarkStart w:id="69" w:name="_Toc345666889"/>
      <w:bookmarkStart w:id="70" w:name="_Toc345917799"/>
      <w:bookmarkStart w:id="71" w:name="_Toc346263926"/>
      <w:bookmarkStart w:id="72" w:name="_Toc346526757"/>
      <w:bookmarkStart w:id="73" w:name="_Toc346623976"/>
      <w:bookmarkStart w:id="74" w:name="_Toc346624019"/>
      <w:bookmarkStart w:id="75" w:name="_Toc346636758"/>
      <w:bookmarkStart w:id="76" w:name="_Toc346702966"/>
      <w:bookmarkStart w:id="77" w:name="_Toc346722054"/>
      <w:bookmarkEnd w:id="67"/>
      <w:bookmarkEnd w:id="68"/>
      <w:bookmarkEnd w:id="69"/>
      <w:bookmarkEnd w:id="70"/>
      <w:bookmarkEnd w:id="71"/>
      <w:bookmarkEnd w:id="72"/>
      <w:bookmarkEnd w:id="73"/>
      <w:bookmarkEnd w:id="74"/>
      <w:bookmarkEnd w:id="75"/>
      <w:bookmarkEnd w:id="76"/>
      <w:bookmarkEnd w:id="77"/>
    </w:p>
    <w:p w:rsidR="00CB328E" w:rsidRPr="0021089C" w:rsidRDefault="00CB328E" w:rsidP="00CB328E">
      <w:pPr>
        <w:pStyle w:val="Heading2"/>
        <w:numPr>
          <w:ilvl w:val="0"/>
          <w:numId w:val="2"/>
        </w:numPr>
        <w:rPr>
          <w:lang w:val="en-US"/>
        </w:rPr>
      </w:pPr>
      <w:bookmarkStart w:id="78" w:name="_Toc346722055"/>
      <w:r w:rsidRPr="0021089C">
        <w:rPr>
          <w:lang w:val="en-US"/>
        </w:rPr>
        <w:t>Time split</w:t>
      </w:r>
      <w:bookmarkEnd w:id="78"/>
    </w:p>
    <w:p w:rsidR="004820A9" w:rsidRPr="0021089C" w:rsidRDefault="00CB328E" w:rsidP="00CB328E">
      <w:pPr>
        <w:rPr>
          <w:lang w:val="en-US"/>
        </w:rPr>
      </w:pPr>
      <w:r w:rsidRPr="0021089C">
        <w:rPr>
          <w:lang w:val="en-US"/>
        </w:rPr>
        <w:t xml:space="preserve"> </w:t>
      </w:r>
    </w:p>
    <w:p w:rsidR="00F7112E" w:rsidRPr="0021089C" w:rsidRDefault="004820A9" w:rsidP="00CB328E">
      <w:pPr>
        <w:rPr>
          <w:rFonts w:eastAsiaTheme="minorEastAsia"/>
          <w:lang w:val="en-US"/>
        </w:rPr>
      </w:pPr>
      <w:r w:rsidRPr="0021089C">
        <w:rPr>
          <w:lang w:val="en-US"/>
        </w:rPr>
        <w:t>Time</w:t>
      </w:r>
      <w:r w:rsidR="00F7112E" w:rsidRPr="0021089C">
        <w:rPr>
          <w:lang w:val="en-US"/>
        </w:rPr>
        <w:t xml:space="preserve"> is</w:t>
      </w:r>
      <w:r w:rsidRPr="0021089C">
        <w:rPr>
          <w:lang w:val="en-US"/>
        </w:rPr>
        <w:t xml:space="preserve"> split </w:t>
      </w:r>
      <w:r w:rsidR="00CB328E" w:rsidRPr="0021089C">
        <w:rPr>
          <w:lang w:val="en-US"/>
        </w:rPr>
        <w:t xml:space="preserve">in slices of </w:t>
      </w:r>
      <w:r w:rsidR="00F7112E" w:rsidRPr="0021089C">
        <w:rPr>
          <w:lang w:val="en-US"/>
        </w:rPr>
        <w:t xml:space="preserve">approximately </w:t>
      </w:r>
      <w:r w:rsidR="00CB328E" w:rsidRPr="0021089C">
        <w:rPr>
          <w:lang w:val="en-US"/>
        </w:rPr>
        <w:t>30 ms</w:t>
      </w:r>
      <w:r w:rsidRPr="0021089C">
        <w:rPr>
          <w:lang w:val="en-US"/>
        </w:rPr>
        <w:t xml:space="preserve">: </w:t>
      </w:r>
      <w:r w:rsidRPr="0021089C">
        <w:rPr>
          <w:lang w:val="en-US"/>
        </w:rPr>
        <w:br/>
        <w:t xml:space="preserve">For </w:t>
      </w:r>
      <w:r w:rsidR="000C72DD" w:rsidRPr="0021089C">
        <w:rPr>
          <w:lang w:val="en-US"/>
        </w:rPr>
        <w:t>each</w:t>
      </w:r>
      <w:r w:rsidRPr="0021089C">
        <w:rPr>
          <w:lang w:val="en-US"/>
        </w:rPr>
        <w:t xml:space="preserve"> time t, </w:t>
      </w:r>
      <w:r w:rsidR="004E08AD" w:rsidRPr="0021089C">
        <w:rPr>
          <w:lang w:val="en-US"/>
        </w:rPr>
        <w:t xml:space="preserve">we take a signal’s </w:t>
      </w:r>
      <w:r w:rsidR="00F7112E" w:rsidRPr="0021089C">
        <w:rPr>
          <w:lang w:val="en-US"/>
        </w:rPr>
        <w:t>slice which extends</w:t>
      </w:r>
      <w:r w:rsidR="004E08AD" w:rsidRPr="0021089C">
        <w:rPr>
          <w:lang w:val="en-US"/>
        </w:rPr>
        <w:t xml:space="preserve"> from </w:t>
      </w:r>
      <m:oMath>
        <m:r>
          <w:rPr>
            <w:rFonts w:ascii="Cambria Math" w:hAnsi="Cambria Math"/>
            <w:lang w:val="en-US"/>
          </w:rPr>
          <m:t>t</m:t>
        </m:r>
      </m:oMath>
      <w:r w:rsidR="004E08AD" w:rsidRPr="0021089C">
        <w:rPr>
          <w:rFonts w:eastAsiaTheme="minorEastAsia"/>
          <w:lang w:val="en-US"/>
        </w:rPr>
        <w:t xml:space="preserve"> to</w:t>
      </w:r>
      <m:oMath>
        <m:r>
          <w:rPr>
            <w:rFonts w:ascii="Cambria Math" w:eastAsiaTheme="minorEastAsia" w:hAnsi="Cambria Math"/>
            <w:lang w:val="en-US"/>
          </w:rPr>
          <m:t xml:space="preserve"> </m:t>
        </m:r>
        <m:r>
          <w:rPr>
            <w:rFonts w:ascii="Cambria Math" w:hAnsi="Cambria Math"/>
            <w:lang w:val="en-US"/>
          </w:rPr>
          <m:t>t+∆</m:t>
        </m:r>
      </m:oMath>
      <w:r w:rsidR="004E08AD" w:rsidRPr="0021089C">
        <w:rPr>
          <w:rFonts w:eastAsiaTheme="minorEastAsia"/>
          <w:lang w:val="en-US"/>
        </w:rPr>
        <w:t xml:space="preserve">. </w:t>
      </w:r>
    </w:p>
    <w:p w:rsidR="00F7112E" w:rsidRPr="0021089C" w:rsidRDefault="00CF76D2" w:rsidP="001B1346">
      <w:pPr>
        <w:rPr>
          <w:rFonts w:eastAsiaTheme="minorEastAsia"/>
          <w:lang w:val="en-US"/>
        </w:rPr>
      </w:pPr>
      <w:r w:rsidRPr="0021089C">
        <w:rPr>
          <w:rFonts w:eastAsiaTheme="minorEastAsia"/>
          <w:lang w:val="en-US"/>
        </w:rPr>
        <w:t xml:space="preserve">However, the fast Fourier transformation needs a number of points which are a power of 2 in order to perform faster. </w:t>
      </w:r>
      <w:r w:rsidR="00F7112E" w:rsidRPr="0021089C">
        <w:rPr>
          <w:rFonts w:eastAsiaTheme="minorEastAsia"/>
          <w:lang w:val="en-US"/>
        </w:rPr>
        <w:t>We chose to take signal’s slices of size n (with n samples), where n is a power of 2 and so that “n*sampling time” is the closest to 30ms.</w:t>
      </w:r>
    </w:p>
    <w:p w:rsidR="007F5DA5" w:rsidRPr="0021089C" w:rsidRDefault="00F7112E" w:rsidP="001B1346">
      <w:pPr>
        <w:rPr>
          <w:rFonts w:eastAsiaTheme="minorEastAsia"/>
          <w:lang w:val="en-US"/>
        </w:rPr>
      </w:pPr>
      <w:r w:rsidRPr="0021089C">
        <w:rPr>
          <w:rFonts w:eastAsiaTheme="minorEastAsia"/>
          <w:lang w:val="en-US"/>
        </w:rPr>
        <w:t xml:space="preserve">We can easily see here that the last signal’s slice will not necessarily has the same size as the others, that’s why we complete the end of the signal with 0 and </w:t>
      </w:r>
      <w:r w:rsidR="003F0D45" w:rsidRPr="0021089C">
        <w:rPr>
          <w:rFonts w:eastAsiaTheme="minorEastAsia"/>
          <w:lang w:val="en-US"/>
        </w:rPr>
        <w:t xml:space="preserve">so </w:t>
      </w:r>
      <w:r w:rsidRPr="0021089C">
        <w:rPr>
          <w:rFonts w:eastAsiaTheme="minorEastAsia"/>
          <w:lang w:val="en-US"/>
        </w:rPr>
        <w:t>have a signal that has a size which is a multiple of the power of 2 considered.</w:t>
      </w:r>
    </w:p>
    <w:p w:rsidR="00705E56" w:rsidRPr="0021089C" w:rsidRDefault="00705E56">
      <w:pPr>
        <w:rPr>
          <w:lang w:val="en-US"/>
        </w:rPr>
      </w:pPr>
      <w:r w:rsidRPr="0021089C">
        <w:rPr>
          <w:lang w:val="en-US"/>
        </w:rPr>
        <w:br w:type="page"/>
      </w:r>
    </w:p>
    <w:p w:rsidR="00CB328E" w:rsidRPr="0021089C" w:rsidRDefault="00312123" w:rsidP="00CB328E">
      <w:pPr>
        <w:pStyle w:val="Heading2"/>
        <w:numPr>
          <w:ilvl w:val="0"/>
          <w:numId w:val="2"/>
        </w:numPr>
        <w:rPr>
          <w:lang w:val="en-US"/>
        </w:rPr>
      </w:pPr>
      <w:bookmarkStart w:id="79" w:name="_Toc346722056"/>
      <w:r w:rsidRPr="0021089C">
        <w:rPr>
          <w:lang w:val="en-US"/>
        </w:rPr>
        <w:lastRenderedPageBreak/>
        <w:t>Spectrogram</w:t>
      </w:r>
      <w:bookmarkEnd w:id="79"/>
    </w:p>
    <w:p w:rsidR="004820A9" w:rsidRPr="0021089C" w:rsidRDefault="004820A9" w:rsidP="004820A9">
      <w:pPr>
        <w:rPr>
          <w:lang w:val="en-US"/>
        </w:rPr>
      </w:pPr>
    </w:p>
    <w:p w:rsidR="00312123" w:rsidRPr="0021089C" w:rsidRDefault="00312123" w:rsidP="00312123">
      <w:pPr>
        <w:pStyle w:val="Heading3"/>
        <w:rPr>
          <w:lang w:val="en-US"/>
        </w:rPr>
      </w:pPr>
      <w:bookmarkStart w:id="80" w:name="_Toc346722057"/>
      <w:r w:rsidRPr="0021089C">
        <w:rPr>
          <w:lang w:val="en-US"/>
        </w:rPr>
        <w:t>Hamming window</w:t>
      </w:r>
      <w:bookmarkEnd w:id="80"/>
    </w:p>
    <w:p w:rsidR="00355348" w:rsidRPr="0021089C" w:rsidRDefault="00355348" w:rsidP="00355348">
      <w:pPr>
        <w:rPr>
          <w:lang w:val="en-US"/>
        </w:rPr>
      </w:pPr>
      <w:r w:rsidRPr="0021089C">
        <w:rPr>
          <w:lang w:val="en-US"/>
        </w:rPr>
        <w:t>Once the signal is split in slices, we apply to it a Hamming window in order to avoid big discontinuities on borders, and so avoid inconsistent results with the Fourier transformation.</w:t>
      </w:r>
    </w:p>
    <w:p w:rsidR="00355348" w:rsidRPr="0021089C" w:rsidRDefault="007C16FD" w:rsidP="00355348">
      <w:pPr>
        <w:rPr>
          <w:lang w:val="en-US"/>
        </w:rPr>
      </w:pPr>
      <w:r w:rsidRPr="0021089C">
        <w:rPr>
          <w:noProof/>
          <w:lang w:val="en-US"/>
        </w:rPr>
        <w:pict>
          <v:shapetype id="_x0000_t202" coordsize="21600,21600" o:spt="202" path="m,l,21600r21600,l21600,xe">
            <v:stroke joinstyle="miter"/>
            <v:path gradientshapeok="t" o:connecttype="rect"/>
          </v:shapetype>
          <v:shape id="_x0000_s1027" type="#_x0000_t202" style="position:absolute;margin-left:248.8pt;margin-top:212.45pt;width:240pt;height:.05pt;z-index:251665408" stroked="f">
            <v:textbox style="mso-fit-shape-to-text:t" inset="0,0,0,0">
              <w:txbxContent>
                <w:p w:rsidR="00473B80" w:rsidRPr="00CF4223" w:rsidRDefault="00473B80" w:rsidP="007C16FD">
                  <w:pPr>
                    <w:pStyle w:val="Caption"/>
                    <w:jc w:val="center"/>
                    <w:rPr>
                      <w:noProof/>
                      <w:lang w:val="en-US"/>
                    </w:rPr>
                  </w:pPr>
                  <w:bookmarkStart w:id="81" w:name="_Toc346722096"/>
                  <w:r>
                    <w:t xml:space="preserve">Figure </w:t>
                  </w:r>
                  <w:fldSimple w:instr=" SEQ Figure \* ARABIC ">
                    <w:r w:rsidR="00E160FC">
                      <w:rPr>
                        <w:noProof/>
                      </w:rPr>
                      <w:t>2</w:t>
                    </w:r>
                  </w:fldSimple>
                  <w:r>
                    <w:t xml:space="preserve"> </w:t>
                  </w:r>
                  <w:proofErr w:type="spellStart"/>
                  <w:r>
                    <w:t>Hamming</w:t>
                  </w:r>
                  <w:proofErr w:type="spellEnd"/>
                  <w:r>
                    <w:t xml:space="preserve"> </w:t>
                  </w:r>
                  <w:proofErr w:type="spellStart"/>
                  <w:r>
                    <w:t>window</w:t>
                  </w:r>
                  <w:bookmarkEnd w:id="81"/>
                  <w:proofErr w:type="spellEnd"/>
                </w:p>
              </w:txbxContent>
            </v:textbox>
          </v:shape>
        </w:pict>
      </w:r>
      <w:r w:rsidR="00355348" w:rsidRPr="0021089C">
        <w:rPr>
          <w:noProof/>
          <w:lang w:val="en-US" w:eastAsia="fr-FR"/>
        </w:rPr>
        <w:drawing>
          <wp:anchor distT="0" distB="0" distL="114300" distR="114300" simplePos="0" relativeHeight="251663360" behindDoc="1" locked="0" layoutInCell="1" allowOverlap="1">
            <wp:simplePos x="0" y="0"/>
            <wp:positionH relativeFrom="column">
              <wp:posOffset>3160313</wp:posOffset>
            </wp:positionH>
            <wp:positionV relativeFrom="paragraph">
              <wp:posOffset>105246</wp:posOffset>
            </wp:positionV>
            <wp:extent cx="3048615" cy="2536723"/>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48615" cy="2536723"/>
                    </a:xfrm>
                    <a:prstGeom prst="rect">
                      <a:avLst/>
                    </a:prstGeom>
                    <a:noFill/>
                  </pic:spPr>
                </pic:pic>
              </a:graphicData>
            </a:graphic>
          </wp:anchor>
        </w:drawing>
      </w:r>
      <w:r w:rsidR="00355348" w:rsidRPr="0021089C">
        <w:rPr>
          <w:lang w:val="en-US"/>
        </w:rPr>
        <w:t>Formula of the Hamming</w:t>
      </w:r>
      <w:r w:rsidR="003F04AC" w:rsidRPr="0021089C">
        <w:rPr>
          <w:lang w:val="en-US"/>
        </w:rPr>
        <w:t> window</w:t>
      </w:r>
      <w:r w:rsidR="00355348" w:rsidRPr="0021089C">
        <w:rPr>
          <w:lang w:val="en-US"/>
        </w:rPr>
        <w:t>:</w:t>
      </w:r>
    </w:p>
    <w:p w:rsidR="00355348" w:rsidRPr="0021089C" w:rsidRDefault="00355348" w:rsidP="00355348">
      <w:pPr>
        <w:jc w:val="center"/>
        <w:rPr>
          <w:rFonts w:eastAsiaTheme="minorEastAsia"/>
          <w:lang w:val="en-US"/>
        </w:rPr>
      </w:pPr>
      <m:oMathPara>
        <m:oMathParaPr>
          <m:jc m:val="left"/>
        </m:oMathParaPr>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0,54-0,46*</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2πt</m:t>
                              </m:r>
                            </m:num>
                            <m:den>
                              <m:r>
                                <w:rPr>
                                  <w:rFonts w:ascii="Cambria Math" w:hAnsi="Cambria Math"/>
                                  <w:lang w:val="en-US"/>
                                </w:rPr>
                                <m:t>T</m:t>
                              </m:r>
                            </m:den>
                          </m:f>
                        </m:e>
                      </m:d>
                    </m:e>
                  </m:func>
                  <m:r>
                    <w:rPr>
                      <w:rFonts w:ascii="Cambria Math" w:hAnsi="Cambria Math"/>
                      <w:lang w:val="en-US"/>
                    </w:rPr>
                    <m:t xml:space="preserve"> si tϵ</m:t>
                  </m:r>
                  <m:d>
                    <m:dPr>
                      <m:begChr m:val="["/>
                      <m:endChr m:val="]"/>
                      <m:ctrlPr>
                        <w:rPr>
                          <w:rFonts w:ascii="Cambria Math" w:hAnsi="Cambria Math"/>
                          <w:i/>
                          <w:lang w:val="en-US"/>
                        </w:rPr>
                      </m:ctrlPr>
                    </m:dPr>
                    <m:e>
                      <m:r>
                        <w:rPr>
                          <w:rFonts w:ascii="Cambria Math" w:hAnsi="Cambria Math"/>
                          <w:lang w:val="en-US"/>
                        </w:rPr>
                        <m:t>0,T</m:t>
                      </m:r>
                    </m:e>
                  </m:d>
                </m:e>
                <m:e>
                  <m:r>
                    <w:rPr>
                      <w:rFonts w:ascii="Cambria Math" w:hAnsi="Cambria Math"/>
                      <w:lang w:val="en-US"/>
                    </w:rPr>
                    <m:t>0 sinon</m:t>
                  </m:r>
                </m:e>
              </m:eqArr>
            </m:e>
          </m:d>
        </m:oMath>
      </m:oMathPara>
    </w:p>
    <w:p w:rsidR="00CB328E" w:rsidRPr="0021089C" w:rsidRDefault="00355348" w:rsidP="00355348">
      <w:pPr>
        <w:rPr>
          <w:lang w:val="en-US"/>
        </w:rPr>
      </w:pPr>
      <w:r w:rsidRPr="0021089C">
        <w:rPr>
          <w:rFonts w:eastAsiaTheme="minorEastAsia"/>
          <w:lang w:val="en-US"/>
        </w:rPr>
        <w:t>Where T is the signal’s duration of the segment studied</w:t>
      </w:r>
    </w:p>
    <w:p w:rsidR="00705E56" w:rsidRPr="0021089C" w:rsidRDefault="00705E56" w:rsidP="00D628A1">
      <w:pPr>
        <w:pStyle w:val="Heading3"/>
        <w:rPr>
          <w:lang w:val="en-US"/>
        </w:rPr>
      </w:pPr>
    </w:p>
    <w:p w:rsidR="00705E56" w:rsidRPr="0021089C" w:rsidRDefault="00705E56" w:rsidP="00D628A1">
      <w:pPr>
        <w:pStyle w:val="Heading3"/>
        <w:rPr>
          <w:lang w:val="en-US"/>
        </w:rPr>
      </w:pPr>
    </w:p>
    <w:p w:rsidR="00705E56" w:rsidRPr="0021089C" w:rsidRDefault="00705E56" w:rsidP="00D628A1">
      <w:pPr>
        <w:pStyle w:val="Heading3"/>
        <w:rPr>
          <w:lang w:val="en-US"/>
        </w:rPr>
      </w:pPr>
    </w:p>
    <w:p w:rsidR="00705E56" w:rsidRPr="0021089C" w:rsidRDefault="00705E56" w:rsidP="00D628A1">
      <w:pPr>
        <w:pStyle w:val="Heading3"/>
        <w:rPr>
          <w:lang w:val="en-US"/>
        </w:rPr>
      </w:pPr>
    </w:p>
    <w:p w:rsidR="00705E56" w:rsidRPr="0021089C" w:rsidRDefault="00705E56" w:rsidP="00D628A1">
      <w:pPr>
        <w:pStyle w:val="Heading3"/>
        <w:rPr>
          <w:lang w:val="en-US"/>
        </w:rPr>
      </w:pPr>
    </w:p>
    <w:p w:rsidR="007C16FD" w:rsidRPr="0021089C" w:rsidRDefault="007C16FD" w:rsidP="007C16FD">
      <w:pPr>
        <w:rPr>
          <w:lang w:val="en-US"/>
        </w:rPr>
      </w:pPr>
    </w:p>
    <w:p w:rsidR="00D628A1" w:rsidRPr="0021089C" w:rsidRDefault="00D628A1" w:rsidP="00D628A1">
      <w:pPr>
        <w:pStyle w:val="Heading3"/>
        <w:rPr>
          <w:lang w:val="en-US"/>
        </w:rPr>
      </w:pPr>
      <w:bookmarkStart w:id="82" w:name="_Toc346722058"/>
      <w:r w:rsidRPr="0021089C">
        <w:rPr>
          <w:lang w:val="en-US"/>
        </w:rPr>
        <w:t>Fast Fourier transformation</w:t>
      </w:r>
      <w:bookmarkEnd w:id="82"/>
    </w:p>
    <w:p w:rsidR="00D628A1" w:rsidRPr="0021089C" w:rsidRDefault="00D628A1" w:rsidP="00D628A1">
      <w:pPr>
        <w:rPr>
          <w:lang w:val="en-US"/>
        </w:rPr>
      </w:pPr>
      <w:r w:rsidRPr="0021089C">
        <w:rPr>
          <w:lang w:val="en-US"/>
        </w:rPr>
        <w:t>We are now searching to apply to each signal’s s</w:t>
      </w:r>
      <w:r w:rsidR="00966DE1" w:rsidRPr="0021089C">
        <w:rPr>
          <w:lang w:val="en-US"/>
        </w:rPr>
        <w:t>lice the Fourier transformation</w:t>
      </w:r>
      <w:r w:rsidR="006221C9" w:rsidRPr="0021089C">
        <w:rPr>
          <w:lang w:val="en-US"/>
        </w:rPr>
        <w:t>:</w:t>
      </w:r>
    </w:p>
    <w:p w:rsidR="00D628A1" w:rsidRPr="0021089C" w:rsidRDefault="00D628A1" w:rsidP="00D628A1">
      <w:pPr>
        <w:jc w:val="center"/>
        <w:rPr>
          <w:rFonts w:eastAsiaTheme="minorEastAsia"/>
          <w:lang w:val="en-US"/>
        </w:rPr>
      </w:pPr>
      <m:oMathPara>
        <m:oMath>
          <m:r>
            <w:rPr>
              <w:rFonts w:ascii="Cambria Math" w:hAnsi="Cambria Math"/>
              <w:lang w:val="en-US"/>
            </w:rPr>
            <m:t>X</m:t>
          </m:r>
          <m:d>
            <m:dPr>
              <m:ctrlPr>
                <w:rPr>
                  <w:rFonts w:ascii="Cambria Math" w:hAnsi="Constantia"/>
                  <w:i/>
                  <w:lang w:val="en-US"/>
                </w:rPr>
              </m:ctrlPr>
            </m:dPr>
            <m:e>
              <m:r>
                <w:rPr>
                  <w:rFonts w:ascii="Cambria Math" w:hAnsi="Cambria Math"/>
                  <w:lang w:val="en-US"/>
                </w:rPr>
                <m:t>k</m:t>
              </m:r>
            </m:e>
          </m:d>
          <m:r>
            <w:rPr>
              <w:rFonts w:ascii="Cambria Math" w:hAnsi="Constantia"/>
              <w:lang w:val="en-US"/>
            </w:rPr>
            <m:t>=</m:t>
          </m:r>
          <m:nary>
            <m:naryPr>
              <m:chr m:val="∑"/>
              <m:limLoc m:val="undOvr"/>
              <m:ctrlPr>
                <w:rPr>
                  <w:rFonts w:ascii="Cambria Math" w:hAnsi="Constantia"/>
                  <w:i/>
                  <w:lang w:val="en-US"/>
                </w:rPr>
              </m:ctrlPr>
            </m:naryPr>
            <m:sub>
              <m:r>
                <w:rPr>
                  <w:rFonts w:ascii="Cambria Math" w:hAnsi="Cambria Math"/>
                  <w:lang w:val="en-US"/>
                </w:rPr>
                <m:t>t</m:t>
              </m:r>
              <m:r>
                <w:rPr>
                  <w:rFonts w:ascii="Cambria Math" w:hAnsi="Constantia"/>
                  <w:lang w:val="en-US"/>
                </w:rPr>
                <m:t>=0</m:t>
              </m:r>
            </m:sub>
            <m:sup>
              <m:r>
                <w:rPr>
                  <w:rFonts w:ascii="Cambria Math" w:hAnsi="Cambria Math"/>
                  <w:lang w:val="en-US"/>
                </w:rPr>
                <m:t>T-</m:t>
              </m:r>
              <m:r>
                <w:rPr>
                  <w:rFonts w:ascii="Cambria Math" w:hAnsi="Constantia"/>
                  <w:lang w:val="en-US"/>
                </w:rPr>
                <m:t>1</m:t>
              </m:r>
            </m:sup>
            <m:e>
              <m:r>
                <w:rPr>
                  <w:rFonts w:ascii="Cambria Math" w:hAnsi="Cambria Math"/>
                  <w:lang w:val="en-US"/>
                </w:rPr>
                <m:t>x</m:t>
              </m:r>
              <m:d>
                <m:dPr>
                  <m:ctrlPr>
                    <w:rPr>
                      <w:rFonts w:ascii="Cambria Math" w:hAnsi="Constantia"/>
                      <w:i/>
                      <w:lang w:val="en-US"/>
                    </w:rPr>
                  </m:ctrlPr>
                </m:dPr>
                <m:e>
                  <m:r>
                    <w:rPr>
                      <w:rFonts w:ascii="Cambria Math" w:hAnsi="Cambria Math"/>
                      <w:lang w:val="en-US"/>
                    </w:rPr>
                    <m:t>t</m:t>
                  </m:r>
                </m:e>
              </m:d>
              <m:r>
                <w:rPr>
                  <w:rFonts w:ascii="Cambria Math" w:hAnsi="Constantia"/>
                  <w:lang w:val="en-US"/>
                </w:rPr>
                <m:t>.</m:t>
              </m:r>
              <m:sSup>
                <m:sSupPr>
                  <m:ctrlPr>
                    <w:rPr>
                      <w:rFonts w:ascii="Cambria Math" w:hAnsi="Constantia"/>
                      <w:i/>
                      <w:lang w:val="en-US"/>
                    </w:rPr>
                  </m:ctrlPr>
                </m:sSupPr>
                <m:e>
                  <m:r>
                    <w:rPr>
                      <w:rFonts w:ascii="Cambria Math" w:hAnsi="Cambria Math"/>
                      <w:lang w:val="en-US"/>
                    </w:rPr>
                    <m:t>e</m:t>
                  </m:r>
                </m:e>
                <m:sup>
                  <m:r>
                    <w:rPr>
                      <w:rFonts w:ascii="Cambria Math" w:hAnsi="Cambria Math"/>
                      <w:lang w:val="en-US"/>
                    </w:rPr>
                    <m:t>-</m:t>
                  </m:r>
                  <m:r>
                    <w:rPr>
                      <w:rFonts w:ascii="Cambria Math" w:hAnsi="Constantia"/>
                      <w:lang w:val="en-US"/>
                    </w:rPr>
                    <m:t>2</m:t>
                  </m:r>
                  <m:r>
                    <w:rPr>
                      <w:rFonts w:ascii="Cambria Math" w:hAnsi="Cambria Math"/>
                      <w:lang w:val="en-US"/>
                    </w:rPr>
                    <m:t>π</m:t>
                  </m:r>
                  <m:r>
                    <w:rPr>
                      <w:rFonts w:ascii="Cambria Math" w:hAnsi="Constantia"/>
                      <w:lang w:val="en-US"/>
                    </w:rPr>
                    <m:t>.</m:t>
                  </m:r>
                  <m:r>
                    <w:rPr>
                      <w:rFonts w:ascii="Cambria Math" w:hAnsi="Cambria Math"/>
                      <w:lang w:val="en-US"/>
                    </w:rPr>
                    <m:t>j</m:t>
                  </m:r>
                  <m:f>
                    <m:fPr>
                      <m:ctrlPr>
                        <w:rPr>
                          <w:rFonts w:ascii="Cambria Math" w:hAnsi="Constantia"/>
                          <w:i/>
                          <w:lang w:val="en-US"/>
                        </w:rPr>
                      </m:ctrlPr>
                    </m:fPr>
                    <m:num>
                      <m:r>
                        <w:rPr>
                          <w:rFonts w:ascii="Cambria Math" w:hAnsi="Cambria Math"/>
                          <w:lang w:val="en-US"/>
                        </w:rPr>
                        <m:t>kt</m:t>
                      </m:r>
                    </m:num>
                    <m:den>
                      <m:r>
                        <w:rPr>
                          <w:rFonts w:ascii="Cambria Math" w:hAnsi="Cambria Math"/>
                          <w:lang w:val="en-US"/>
                        </w:rPr>
                        <m:t>T</m:t>
                      </m:r>
                    </m:den>
                  </m:f>
                </m:sup>
              </m:sSup>
            </m:e>
          </m:nary>
          <m:r>
            <w:rPr>
              <w:rFonts w:ascii="Cambria Math" w:eastAsiaTheme="minorEastAsia" w:hAnsi="Constantia"/>
              <w:lang w:val="en-US"/>
            </w:rPr>
            <m:t xml:space="preserve"> </m:t>
          </m:r>
        </m:oMath>
      </m:oMathPara>
    </w:p>
    <w:p w:rsidR="00D628A1" w:rsidRPr="0021089C" w:rsidRDefault="008E7445" w:rsidP="00D628A1">
      <w:pPr>
        <w:rPr>
          <w:rFonts w:eastAsiaTheme="minorEastAsia"/>
          <w:lang w:val="en-US"/>
        </w:rPr>
      </w:pPr>
      <w:r w:rsidRPr="0021089C">
        <w:rPr>
          <w:rFonts w:eastAsiaTheme="minorEastAsia"/>
          <w:lang w:val="en-US"/>
        </w:rPr>
        <w:t>Where</w:t>
      </w:r>
      <w:r w:rsidR="00D628A1" w:rsidRPr="0021089C">
        <w:rPr>
          <w:rFonts w:eastAsiaTheme="minorEastAsia"/>
          <w:lang w:val="en-US"/>
        </w:rPr>
        <w:t xml:space="preserve"> </w:t>
      </w:r>
      <m:oMath>
        <m:d>
          <m:dPr>
            <m:begChr m:val="{"/>
            <m:endChr m:val=""/>
            <m:ctrlPr>
              <w:rPr>
                <w:rFonts w:ascii="Cambria Math" w:eastAsiaTheme="minorEastAsia" w:hAnsi="Cambria Math"/>
                <w:i/>
                <w:lang w:val="en-US"/>
              </w:rPr>
            </m:ctrlPr>
          </m:dPr>
          <m:e>
            <m:eqArr>
              <m:eqArrPr>
                <m:ctrlPr>
                  <w:rPr>
                    <w:rFonts w:ascii="Cambria Math" w:eastAsiaTheme="minorEastAsia" w:hAnsi="Cambria Math"/>
                    <w:lang w:val="en-US"/>
                  </w:rPr>
                </m:ctrlPr>
              </m:eqArrPr>
              <m:e>
                <m:r>
                  <m:rPr>
                    <m:sty m:val="p"/>
                  </m:rPr>
                  <w:rPr>
                    <w:rFonts w:ascii="Cambria Math" w:eastAsiaTheme="minorEastAsia"/>
                    <w:lang w:val="en-US"/>
                  </w:rPr>
                  <m:t>T is the signal</m:t>
                </m:r>
                <m:r>
                  <m:rPr>
                    <m:sty m:val="p"/>
                  </m:rPr>
                  <w:rPr>
                    <w:rFonts w:ascii="Cambria Math" w:eastAsiaTheme="minorEastAsia"/>
                    <w:lang w:val="en-US"/>
                  </w:rPr>
                  <m:t>'</m:t>
                </m:r>
                <m:r>
                  <m:rPr>
                    <m:sty m:val="p"/>
                  </m:rPr>
                  <w:rPr>
                    <w:rFonts w:ascii="Cambria Math" w:eastAsiaTheme="minorEastAsia"/>
                    <w:lang w:val="en-US"/>
                  </w:rPr>
                  <m:t>s size</m:t>
                </m:r>
              </m:e>
              <m:e>
                <m:r>
                  <m:rPr>
                    <m:sty m:val="p"/>
                  </m:rPr>
                  <w:rPr>
                    <w:rFonts w:ascii="Cambria Math" w:eastAsiaTheme="minorEastAsia"/>
                    <w:lang w:val="en-US"/>
                  </w:rPr>
                  <m:t>x</m:t>
                </m:r>
                <m:d>
                  <m:dPr>
                    <m:ctrlPr>
                      <w:rPr>
                        <w:rFonts w:ascii="Cambria Math" w:eastAsiaTheme="minorEastAsia" w:hAnsi="Cambria Math"/>
                        <w:lang w:val="en-US"/>
                      </w:rPr>
                    </m:ctrlPr>
                  </m:dPr>
                  <m:e>
                    <m:r>
                      <m:rPr>
                        <m:sty m:val="p"/>
                      </m:rPr>
                      <w:rPr>
                        <w:rFonts w:ascii="Cambria Math" w:eastAsiaTheme="minorEastAsia"/>
                        <w:lang w:val="en-US"/>
                      </w:rPr>
                      <m:t>t</m:t>
                    </m:r>
                  </m:e>
                </m:d>
                <m:r>
                  <m:rPr>
                    <m:sty m:val="p"/>
                  </m:rPr>
                  <w:rPr>
                    <w:rFonts w:ascii="Cambria Math" w:eastAsiaTheme="minorEastAsia"/>
                    <w:lang w:val="en-US"/>
                  </w:rPr>
                  <m:t xml:space="preserve"> the input signal at time t</m:t>
                </m:r>
              </m:e>
              <m:e>
                <m:r>
                  <m:rPr>
                    <m:sty m:val="p"/>
                  </m:rPr>
                  <w:rPr>
                    <w:rFonts w:ascii="Cambria Math" w:eastAsiaTheme="minorEastAsia"/>
                    <w:lang w:val="en-US"/>
                  </w:rPr>
                  <m:t xml:space="preserve">   X</m:t>
                </m:r>
                <m:d>
                  <m:dPr>
                    <m:ctrlPr>
                      <w:rPr>
                        <w:rFonts w:ascii="Cambria Math" w:eastAsiaTheme="minorEastAsia" w:hAnsi="Cambria Math"/>
                        <w:lang w:val="en-US"/>
                      </w:rPr>
                    </m:ctrlPr>
                  </m:dPr>
                  <m:e>
                    <m:r>
                      <m:rPr>
                        <m:sty m:val="p"/>
                      </m:rPr>
                      <w:rPr>
                        <w:rFonts w:ascii="Cambria Math" w:eastAsiaTheme="minorEastAsia"/>
                        <w:lang w:val="en-US"/>
                      </w:rPr>
                      <m:t>k</m:t>
                    </m:r>
                  </m:e>
                </m:d>
                <m:r>
                  <m:rPr>
                    <m:sty m:val="p"/>
                  </m:rPr>
                  <w:rPr>
                    <w:rFonts w:ascii="Cambria Math" w:eastAsiaTheme="minorEastAsia"/>
                    <w:lang w:val="en-US"/>
                  </w:rPr>
                  <m:t xml:space="preserve"> lthe value of the Fourier transformation in k</m:t>
                </m:r>
              </m:e>
            </m:eqArr>
          </m:e>
        </m:d>
      </m:oMath>
    </w:p>
    <w:p w:rsidR="00D628A1" w:rsidRPr="0021089C" w:rsidRDefault="003956C1" w:rsidP="003956C1">
      <w:pPr>
        <w:rPr>
          <w:lang w:val="en-US"/>
        </w:rPr>
      </w:pPr>
      <w:r w:rsidRPr="0021089C">
        <w:rPr>
          <w:lang w:val="en-US"/>
        </w:rPr>
        <w:t>However</w:t>
      </w:r>
      <w:r w:rsidR="00966DE1" w:rsidRPr="0021089C">
        <w:rPr>
          <w:lang w:val="en-US"/>
        </w:rPr>
        <w:t xml:space="preserve">, with an objective of </w:t>
      </w:r>
      <w:r w:rsidRPr="0021089C">
        <w:rPr>
          <w:lang w:val="en-US"/>
        </w:rPr>
        <w:t xml:space="preserve">speed, we seek to use the fast Fourier transformation, </w:t>
      </w:r>
      <w:r w:rsidR="006221C9" w:rsidRPr="0021089C">
        <w:rPr>
          <w:lang w:val="en-US"/>
        </w:rPr>
        <w:t>written</w:t>
      </w:r>
      <w:r w:rsidR="00966DE1" w:rsidRPr="0021089C">
        <w:rPr>
          <w:lang w:val="en-US"/>
        </w:rPr>
        <w:t xml:space="preserve"> like</w:t>
      </w:r>
      <w:r w:rsidRPr="0021089C">
        <w:rPr>
          <w:lang w:val="en-US"/>
        </w:rPr>
        <w:t>:</w:t>
      </w:r>
      <w:r w:rsidR="00D628A1" w:rsidRPr="0021089C">
        <w:rPr>
          <w:lang w:val="en-US"/>
        </w:rPr>
        <w:t xml:space="preserve"> </w:t>
      </w:r>
    </w:p>
    <w:p w:rsidR="00D628A1" w:rsidRPr="0021089C" w:rsidRDefault="00C4114E" w:rsidP="00D628A1">
      <w:pPr>
        <w:rPr>
          <w:rFonts w:eastAsiaTheme="minorEastAsia"/>
          <w:lang w:val="en-US"/>
        </w:rPr>
      </w:pPr>
      <w:r w:rsidRPr="0021089C">
        <w:rPr>
          <w:lang w:val="en-US"/>
        </w:rPr>
        <w:t>For</w:t>
      </w:r>
      <w:r w:rsidR="00D628A1" w:rsidRPr="0021089C">
        <w:rPr>
          <w:lang w:val="en-US"/>
        </w:rPr>
        <w:t xml:space="preserve"> </w:t>
      </w:r>
      <m:oMath>
        <m:r>
          <w:rPr>
            <w:rFonts w:ascii="Cambria Math" w:hAnsi="Cambria Math"/>
            <w:lang w:val="en-US"/>
          </w:rPr>
          <m:t>0≤k≤N-1</m:t>
        </m:r>
      </m:oMath>
      <w:r w:rsidR="00D628A1" w:rsidRPr="0021089C">
        <w:rPr>
          <w:rFonts w:eastAsiaTheme="minorEastAsia"/>
          <w:lang w:val="en-US"/>
        </w:rPr>
        <w:t xml:space="preserve"> </w:t>
      </w:r>
      <w:r w:rsidRPr="0021089C">
        <w:rPr>
          <w:rFonts w:eastAsiaTheme="minorEastAsia"/>
          <w:lang w:val="en-US"/>
        </w:rPr>
        <w:t>where</w:t>
      </w:r>
      <w:r w:rsidR="00D628A1" w:rsidRPr="0021089C">
        <w:rPr>
          <w:rFonts w:eastAsiaTheme="minorEastAsia"/>
          <w:lang w:val="en-US"/>
        </w:rPr>
        <w:t xml:space="preserve"> </w:t>
      </w:r>
      <m:oMath>
        <m:r>
          <w:rPr>
            <w:rFonts w:ascii="Cambria Math" w:eastAsiaTheme="minorEastAsia" w:hAnsi="Cambria Math"/>
            <w:lang w:val="en-US"/>
          </w:rPr>
          <m:t>2*</m:t>
        </m:r>
        <m:r>
          <w:rPr>
            <w:rFonts w:ascii="Cambria Math" w:hAnsi="Cambria Math"/>
            <w:lang w:val="en-US"/>
          </w:rPr>
          <m:t>N=T</m:t>
        </m:r>
      </m:oMath>
    </w:p>
    <w:p w:rsidR="00D628A1" w:rsidRPr="0021089C" w:rsidRDefault="00380D55"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k</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k</m:t>
              </m:r>
            </m:e>
          </m:d>
        </m:oMath>
      </m:oMathPara>
    </w:p>
    <w:p w:rsidR="00D628A1" w:rsidRPr="0021089C" w:rsidRDefault="00C4114E" w:rsidP="00D628A1">
      <w:pPr>
        <w:rPr>
          <w:rFonts w:eastAsiaTheme="minorEastAsia"/>
          <w:lang w:val="en-US"/>
        </w:rPr>
      </w:pPr>
      <w:r w:rsidRPr="0021089C">
        <w:rPr>
          <w:rFonts w:eastAsiaTheme="minorEastAsia"/>
          <w:lang w:val="en-US"/>
        </w:rPr>
        <w:t>For</w:t>
      </w:r>
      <w:r w:rsidR="00D628A1" w:rsidRPr="0021089C">
        <w:rPr>
          <w:rFonts w:eastAsiaTheme="minorEastAsia"/>
          <w:lang w:val="en-US"/>
        </w:rPr>
        <w:t xml:space="preserve"> </w:t>
      </w:r>
      <m:oMath>
        <m:r>
          <w:rPr>
            <w:rFonts w:ascii="Cambria Math" w:eastAsiaTheme="minorEastAsia" w:hAnsi="Cambria Math"/>
            <w:lang w:val="en-US"/>
          </w:rPr>
          <m:t>N≤k≤2N-1,  l=k-N</m:t>
        </m:r>
      </m:oMath>
    </w:p>
    <w:p w:rsidR="00705E56" w:rsidRPr="0021089C" w:rsidRDefault="00380D55"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N+l</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l</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l</m:t>
              </m:r>
            </m:e>
          </m:d>
        </m:oMath>
      </m:oMathPara>
    </w:p>
    <w:p w:rsidR="00705E56" w:rsidRPr="0021089C" w:rsidRDefault="00705E56">
      <w:pPr>
        <w:rPr>
          <w:rFonts w:eastAsiaTheme="minorEastAsia"/>
          <w:lang w:val="en-US"/>
        </w:rPr>
      </w:pPr>
      <w:r w:rsidRPr="0021089C">
        <w:rPr>
          <w:rFonts w:eastAsiaTheme="minorEastAsia"/>
          <w:lang w:val="en-US"/>
        </w:rPr>
        <w:br w:type="page"/>
      </w:r>
    </w:p>
    <w:p w:rsidR="00360A4B" w:rsidRPr="0021089C" w:rsidRDefault="00360A4B" w:rsidP="00360A4B">
      <w:pPr>
        <w:pStyle w:val="Heading3"/>
        <w:rPr>
          <w:lang w:val="en-US"/>
        </w:rPr>
      </w:pPr>
      <w:bookmarkStart w:id="83" w:name="_Toc346722059"/>
      <w:r w:rsidRPr="0021089C">
        <w:rPr>
          <w:lang w:val="en-US"/>
        </w:rPr>
        <w:lastRenderedPageBreak/>
        <w:t>Redundancies elimination</w:t>
      </w:r>
      <w:bookmarkEnd w:id="83"/>
    </w:p>
    <w:p w:rsidR="00360A4B" w:rsidRPr="0021089C" w:rsidRDefault="00360A4B" w:rsidP="00360A4B">
      <w:pPr>
        <w:rPr>
          <w:lang w:val="en-US"/>
        </w:rPr>
      </w:pPr>
      <w:r w:rsidRPr="0021089C">
        <w:rPr>
          <w:lang w:val="en-US"/>
        </w:rPr>
        <w:t>Any Fourier transformation is periodic a</w:t>
      </w:r>
      <w:r w:rsidR="00966DE1" w:rsidRPr="0021089C">
        <w:rPr>
          <w:lang w:val="en-US"/>
        </w:rPr>
        <w:t>nd</w:t>
      </w:r>
      <w:r w:rsidRPr="0021089C">
        <w:rPr>
          <w:lang w:val="en-US"/>
        </w:rPr>
        <w:t xml:space="preserve"> symmetrical in 0. Since it is not interesting to study the same thing twice (loose of time), we keep only a signal’s half on which will be made the comparisons.</w:t>
      </w:r>
    </w:p>
    <w:p w:rsidR="007C16FD" w:rsidRPr="0021089C" w:rsidRDefault="00547E8B" w:rsidP="007C16FD">
      <w:pPr>
        <w:keepNext/>
        <w:jc w:val="center"/>
        <w:rPr>
          <w:lang w:val="en-US"/>
        </w:rPr>
      </w:pPr>
      <w:r w:rsidRPr="0021089C">
        <w:rPr>
          <w:noProof/>
          <w:lang w:val="en-US" w:eastAsia="fr-FR"/>
        </w:rPr>
        <w:drawing>
          <wp:inline distT="0" distB="0" distL="0" distR="0">
            <wp:extent cx="1571625" cy="2441575"/>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1571625" cy="2441575"/>
                    </a:xfrm>
                    <a:prstGeom prst="rect">
                      <a:avLst/>
                    </a:prstGeom>
                    <a:noFill/>
                    <a:ln w="9525">
                      <a:noFill/>
                      <a:miter lim="800000"/>
                      <a:headEnd/>
                      <a:tailEnd/>
                    </a:ln>
                  </pic:spPr>
                </pic:pic>
              </a:graphicData>
            </a:graphic>
          </wp:inline>
        </w:drawing>
      </w:r>
    </w:p>
    <w:p w:rsidR="00547E8B" w:rsidRPr="0021089C" w:rsidRDefault="007C16FD" w:rsidP="007C16FD">
      <w:pPr>
        <w:pStyle w:val="Caption"/>
        <w:jc w:val="center"/>
        <w:rPr>
          <w:lang w:val="en-US"/>
        </w:rPr>
      </w:pPr>
      <w:bookmarkStart w:id="84" w:name="_Toc346722097"/>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3</w:t>
      </w:r>
      <w:r w:rsidRPr="0021089C">
        <w:rPr>
          <w:lang w:val="en-US"/>
        </w:rPr>
        <w:fldChar w:fldCharType="end"/>
      </w:r>
      <w:r w:rsidRPr="0021089C">
        <w:rPr>
          <w:lang w:val="en-US"/>
        </w:rPr>
        <w:t xml:space="preserve"> Fourier redundancies elimination</w:t>
      </w:r>
      <w:bookmarkEnd w:id="84"/>
    </w:p>
    <w:p w:rsidR="00473B80" w:rsidRPr="0021089C" w:rsidRDefault="00473B80" w:rsidP="00360A4B">
      <w:pPr>
        <w:rPr>
          <w:lang w:val="en-US"/>
        </w:rPr>
      </w:pPr>
    </w:p>
    <w:p w:rsidR="007B2226" w:rsidRPr="0021089C" w:rsidRDefault="00547E8B" w:rsidP="00360A4B">
      <w:pPr>
        <w:rPr>
          <w:lang w:val="en-US"/>
        </w:rPr>
      </w:pPr>
      <w:r w:rsidRPr="0021089C">
        <w:rPr>
          <w:lang w:val="en-US"/>
        </w:rPr>
        <w:t>On this image, we have on the left the original signal’s Fourier transformation. On the right, we have the same signal but with a 180° rotation. So we can see that this signal is symmetrical in 0 and</w:t>
      </w:r>
      <w:r w:rsidR="00BD3892" w:rsidRPr="0021089C">
        <w:rPr>
          <w:lang w:val="en-US"/>
        </w:rPr>
        <w:t xml:space="preserve"> so, </w:t>
      </w:r>
      <w:r w:rsidRPr="0021089C">
        <w:rPr>
          <w:lang w:val="en-US"/>
        </w:rPr>
        <w:t>we can keep only one half of it (upon or above 0) to make our comparisons.</w:t>
      </w:r>
    </w:p>
    <w:p w:rsidR="007B2226" w:rsidRPr="0021089C" w:rsidRDefault="007B2226" w:rsidP="007B2226">
      <w:pPr>
        <w:pStyle w:val="Heading3"/>
        <w:rPr>
          <w:lang w:val="en-US"/>
        </w:rPr>
      </w:pPr>
      <w:bookmarkStart w:id="85" w:name="_Toc346722060"/>
      <w:r w:rsidRPr="0021089C">
        <w:rPr>
          <w:lang w:val="en-US"/>
        </w:rPr>
        <w:t>Amplitudes weighting</w:t>
      </w:r>
      <w:bookmarkEnd w:id="85"/>
    </w:p>
    <w:p w:rsidR="007B2226" w:rsidRPr="0021089C" w:rsidRDefault="00966DE1" w:rsidP="007B2226">
      <w:pPr>
        <w:rPr>
          <w:lang w:val="en-US"/>
        </w:rPr>
      </w:pPr>
      <w:r w:rsidRPr="0021089C">
        <w:rPr>
          <w:lang w:val="en-US"/>
        </w:rPr>
        <w:t>Now</w:t>
      </w:r>
      <w:r w:rsidR="00AF022C" w:rsidRPr="0021089C">
        <w:rPr>
          <w:lang w:val="en-US"/>
        </w:rPr>
        <w:t xml:space="preserve"> we seek to minimize the importance of low frequencies. In fact, the auto-correlation has not removed the whole noise present in the recording and this noise parasitizes the low frequencies.</w:t>
      </w:r>
    </w:p>
    <w:p w:rsidR="00AF022C" w:rsidRPr="0021089C" w:rsidRDefault="00380D55" w:rsidP="003916CF">
      <w:pPr>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y</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m:t>
              </m:r>
              <m:limLow>
                <m:limLowPr>
                  <m:ctrlPr>
                    <w:rPr>
                      <w:rFonts w:ascii="Cambria Math" w:hAnsi="Cambria Math"/>
                      <w:lang w:val="en-US"/>
                    </w:rPr>
                  </m:ctrlPr>
                </m:limLowPr>
                <m:e>
                  <m:groupChr>
                    <m:groupChrPr>
                      <m:ctrlPr>
                        <w:rPr>
                          <w:rFonts w:ascii="Cambria Math" w:hAnsi="Cambria Math"/>
                          <w:lang w:val="en-US"/>
                        </w:rPr>
                      </m:ctrlPr>
                    </m:groupChrPr>
                    <m:e>
                      <m:r>
                        <m:rPr>
                          <m:sty m:val="p"/>
                        </m:rPr>
                        <w:rPr>
                          <w:rFonts w:ascii="Cambria Math" w:hAnsi="Cambria Math"/>
                          <w:lang w:val="en-US"/>
                        </w:rPr>
                        <m:t>log</m:t>
                      </m:r>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logarithmic scale</m:t>
                      </m:r>
                    </m:e>
                    <m:e>
                      <m:r>
                        <m:rPr>
                          <m:sty m:val="p"/>
                        </m:rPr>
                        <w:rPr>
                          <w:rFonts w:ascii="Cambria Math" w:eastAsiaTheme="minorEastAsia" w:hAnsi="Cambria Math"/>
                          <w:noProof/>
                          <w:lang w:val="en-US"/>
                        </w:rPr>
                        <m:t xml:space="preserve">to reduce </m:t>
                      </m:r>
                      <m:ctrlPr>
                        <w:rPr>
                          <w:rFonts w:ascii="Cambria Math" w:eastAsia="Cambria Math" w:hAnsi="Cambria Math" w:cs="Cambria Math"/>
                          <w:noProof/>
                          <w:lang w:val="en-US"/>
                        </w:rPr>
                      </m:ctrlPr>
                    </m:e>
                    <m:e>
                      <m:r>
                        <m:rPr>
                          <m:sty m:val="p"/>
                        </m:rPr>
                        <w:rPr>
                          <w:rFonts w:ascii="Cambria Math" w:eastAsiaTheme="minorEastAsia" w:hAnsi="Cambria Math"/>
                          <w:noProof/>
                          <w:lang w:val="en-US"/>
                        </w:rPr>
                        <m:t>the dynamic</m:t>
                      </m:r>
                    </m:e>
                  </m:eqArr>
                </m:lim>
              </m:limLow>
            </m:fName>
            <m:e>
              <m:d>
                <m:dPr>
                  <m:ctrlPr>
                    <w:rPr>
                      <w:rFonts w:ascii="Cambria Math" w:hAnsi="Cambria Math"/>
                      <w:i/>
                      <w:lang w:val="en-US"/>
                    </w:rPr>
                  </m:ctrlPr>
                </m:dPr>
                <m:e>
                  <m:r>
                    <m:rPr>
                      <m:sty m:val="p"/>
                    </m:rPr>
                    <w:rPr>
                      <w:rFonts w:ascii="Cambria Math" w:hAnsi="Cambria Math"/>
                      <w:lang w:val="en-US"/>
                    </w:rPr>
                    <m:t>0.0000000001+</m:t>
                  </m:r>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x(t)</m:t>
                          </m:r>
                        </m:e>
                      </m:d>
                    </m:e>
                    <m:sub>
                      <m:r>
                        <m:rPr>
                          <m:sty m:val="p"/>
                        </m:rPr>
                        <w:rPr>
                          <w:rFonts w:ascii="Cambria Math" w:hAnsi="Cambria Math"/>
                          <w:lang w:val="en-US"/>
                        </w:rPr>
                        <m:t>2</m:t>
                      </m:r>
                    </m:sub>
                  </m:sSub>
                  <m:r>
                    <m:rPr>
                      <m:sty m:val="p"/>
                    </m:rPr>
                    <w:rPr>
                      <w:rFonts w:ascii="Cambria Math" w:hAnsi="Cambria Math"/>
                      <w:lang w:val="en-US"/>
                    </w:rPr>
                    <m:t>*</m:t>
                  </m:r>
                  <m:limLow>
                    <m:limLowPr>
                      <m:ctrlPr>
                        <w:rPr>
                          <w:rFonts w:ascii="Cambria Math" w:hAnsi="Cambria Math"/>
                          <w:lang w:val="en-US"/>
                        </w:rPr>
                      </m:ctrlPr>
                    </m:limLowPr>
                    <m:e>
                      <m:groupChr>
                        <m:groupChrPr>
                          <m:ctrlPr>
                            <w:rPr>
                              <w:rFonts w:ascii="Cambria Math" w:hAnsi="Cambria Math"/>
                              <w:lang w:val="en-US"/>
                            </w:rPr>
                          </m:ctrlPr>
                        </m:groupChrPr>
                        <m:e>
                          <m:sSup>
                            <m:sSupPr>
                              <m:ctrlPr>
                                <w:rPr>
                                  <w:rFonts w:ascii="Cambria Math" w:hAnsi="Cambria Math"/>
                                  <w:lang w:val="en-US"/>
                                </w:rPr>
                              </m:ctrlPr>
                            </m:sSupPr>
                            <m:e>
                              <m:f>
                                <m:fPr>
                                  <m:ctrlPr>
                                    <w:rPr>
                                      <w:rFonts w:ascii="Cambria Math" w:hAnsi="Cambria Math"/>
                                      <w:lang w:val="en-US"/>
                                    </w:rPr>
                                  </m:ctrlPr>
                                </m:fPr>
                                <m:num>
                                  <m:r>
                                    <m:rPr>
                                      <m:sty m:val="p"/>
                                    </m:rPr>
                                    <w:rPr>
                                      <w:rFonts w:ascii="Cambria Math" w:hAnsi="Cambria Math"/>
                                      <w:lang w:val="en-US"/>
                                    </w:rPr>
                                    <m:t>π*i</m:t>
                                  </m:r>
                                </m:num>
                                <m:den>
                                  <m:r>
                                    <m:rPr>
                                      <m:sty m:val="p"/>
                                    </m:rPr>
                                    <w:rPr>
                                      <w:rFonts w:ascii="Cambria Math" w:hAnsi="Cambria Math"/>
                                      <w:lang w:val="en-US"/>
                                    </w:rPr>
                                    <m:t>T</m:t>
                                  </m:r>
                                </m:den>
                              </m:f>
                            </m:e>
                            <m:sup>
                              <m:r>
                                <m:rPr>
                                  <m:sty m:val="p"/>
                                </m:rPr>
                                <w:rPr>
                                  <w:rFonts w:ascii="Cambria Math" w:hAnsi="Cambria Math"/>
                                  <w:lang w:val="en-US"/>
                                </w:rPr>
                                <m:t>0,6</m:t>
                              </m:r>
                            </m:sup>
                          </m:sSup>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 xml:space="preserve">weighting </m:t>
                          </m:r>
                          <m:r>
                            <m:rPr>
                              <m:sty m:val="p"/>
                            </m:rPr>
                            <w:rPr>
                              <w:rFonts w:ascii="Cambria Math" w:hAnsi="Cambria Math"/>
                              <w:lang w:val="en-US"/>
                            </w:rPr>
                            <m:t>to minimize</m:t>
                          </m:r>
                          <m:ctrlPr>
                            <w:rPr>
                              <w:rFonts w:ascii="Cambria Math" w:hAnsi="Cambria Math"/>
                              <w:lang w:val="en-US"/>
                            </w:rPr>
                          </m:ctrlPr>
                        </m:e>
                        <m:e>
                          <m:r>
                            <m:rPr>
                              <m:sty m:val="p"/>
                            </m:rPr>
                            <w:rPr>
                              <w:rFonts w:ascii="Cambria Math" w:hAnsi="Cambria Math"/>
                              <w:lang w:val="en-US"/>
                            </w:rPr>
                            <m:t xml:space="preserve"> the importance </m:t>
                          </m:r>
                          <m:ctrlPr>
                            <w:rPr>
                              <w:rFonts w:ascii="Cambria Math" w:eastAsia="Cambria Math" w:hAnsi="Cambria Math" w:cs="Cambria Math"/>
                              <w:lang w:val="en-US"/>
                            </w:rPr>
                          </m:ctrlPr>
                        </m:e>
                        <m:e>
                          <m:r>
                            <m:rPr>
                              <m:sty m:val="p"/>
                            </m:rPr>
                            <w:rPr>
                              <w:rFonts w:ascii="Cambria Math" w:hAnsi="Cambria Math"/>
                              <w:lang w:val="en-US"/>
                            </w:rPr>
                            <m:t>of low frequencies</m:t>
                          </m:r>
                          <m:ctrlPr>
                            <w:rPr>
                              <w:rFonts w:ascii="Cambria Math" w:hAnsi="Cambria Math"/>
                              <w:lang w:val="en-US"/>
                            </w:rPr>
                          </m:ctrlPr>
                        </m:e>
                      </m:eqArr>
                    </m:lim>
                  </m:limLow>
                </m:e>
              </m:d>
            </m:e>
          </m:func>
          <m:r>
            <m:rPr>
              <m:sty m:val="p"/>
            </m:rPr>
            <w:rPr>
              <w:rFonts w:ascii="Cambria Math" w:hAnsi="Cambria Math"/>
              <w:lang w:val="en-US"/>
            </w:rPr>
            <w:br/>
          </m:r>
        </m:oMath>
      </m:oMathPara>
      <w:r w:rsidR="00AF022C" w:rsidRPr="0021089C">
        <w:rPr>
          <w:rFonts w:eastAsiaTheme="minorEastAsia"/>
          <w:noProof/>
          <w:lang w:val="en-US"/>
        </w:rPr>
        <w:tab/>
      </w:r>
      <w:r w:rsidR="00AF022C" w:rsidRPr="0021089C">
        <w:rPr>
          <w:rFonts w:eastAsiaTheme="minorEastAsia"/>
          <w:noProof/>
          <w:lang w:val="en-US"/>
        </w:rPr>
        <w:tab/>
      </w:r>
      <w:r w:rsidR="00020FAC" w:rsidRPr="0021089C">
        <w:rPr>
          <w:lang w:val="en-US"/>
        </w:rPr>
        <w:tab/>
      </w:r>
    </w:p>
    <w:p w:rsidR="00757EC5" w:rsidRPr="0021089C" w:rsidRDefault="000414F8" w:rsidP="000414F8">
      <w:pPr>
        <w:rPr>
          <w:rFonts w:eastAsiaTheme="minorEastAsia"/>
          <w:lang w:val="en-US"/>
        </w:rPr>
      </w:pPr>
      <w:r w:rsidRPr="0021089C">
        <w:rPr>
          <w:lang w:val="en-US"/>
        </w:rPr>
        <w:t xml:space="preserve">Where </w:t>
      </w:r>
      <m:oMath>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T the input signa</m:t>
                </m:r>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m:t>
                    </m:r>
                  </m:sup>
                </m:sSup>
                <m:r>
                  <m:rPr>
                    <m:sty m:val="p"/>
                  </m:rPr>
                  <w:rPr>
                    <w:rFonts w:ascii="Cambria Math" w:hAnsi="Cambria Math"/>
                    <w:lang w:val="en-US"/>
                  </w:rPr>
                  <m:t>size</m:t>
                </m:r>
              </m:e>
              <m:e>
                <m:r>
                  <m:rPr>
                    <m:sty m:val="p"/>
                  </m:rPr>
                  <w:rPr>
                    <w:rFonts w:ascii="Cambria Math" w:hAnsi="Cambria Math"/>
                    <w:lang w:val="en-US"/>
                  </w:rPr>
                  <m:t>x</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the input signal at time t</m:t>
                </m:r>
              </m:e>
              <m:e>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u</m:t>
                        </m:r>
                      </m:e>
                    </m:d>
                  </m:e>
                  <m:sub>
                    <m:r>
                      <m:rPr>
                        <m:sty m:val="p"/>
                      </m:rPr>
                      <w:rPr>
                        <w:rFonts w:ascii="Cambria Math" w:hAnsi="Cambria Math"/>
                        <w:lang w:val="en-US"/>
                      </w:rPr>
                      <m:t>2</m:t>
                    </m:r>
                  </m:sub>
                </m:sSub>
                <m:r>
                  <m:rPr>
                    <m:sty m:val="p"/>
                  </m:rPr>
                  <w:rPr>
                    <w:rFonts w:ascii="Cambria Math" w:hAnsi="Cambria Math"/>
                    <w:lang w:val="en-US"/>
                  </w:rPr>
                  <m:t xml:space="preserve"> the function to retrieve the norm of the point u </m:t>
                </m:r>
              </m:e>
            </m:eqArr>
          </m:e>
        </m:d>
      </m:oMath>
    </w:p>
    <w:p w:rsidR="00757EC5" w:rsidRPr="0021089C" w:rsidRDefault="00757EC5">
      <w:pPr>
        <w:rPr>
          <w:rFonts w:eastAsiaTheme="minorEastAsia"/>
          <w:lang w:val="en-US"/>
        </w:rPr>
      </w:pPr>
      <w:r w:rsidRPr="0021089C">
        <w:rPr>
          <w:rFonts w:eastAsiaTheme="minorEastAsia"/>
          <w:lang w:val="en-US"/>
        </w:rPr>
        <w:br w:type="page"/>
      </w:r>
    </w:p>
    <w:p w:rsidR="00B739BA" w:rsidRPr="0021089C" w:rsidRDefault="00B739BA" w:rsidP="00B739BA">
      <w:pPr>
        <w:pStyle w:val="Heading3"/>
        <w:rPr>
          <w:kern w:val="28"/>
          <w:lang w:val="en-US"/>
        </w:rPr>
      </w:pPr>
      <w:bookmarkStart w:id="86" w:name="_Toc346722061"/>
      <w:r w:rsidRPr="0021089C">
        <w:rPr>
          <w:kern w:val="28"/>
          <w:lang w:val="en-US"/>
        </w:rPr>
        <w:lastRenderedPageBreak/>
        <w:t>Mel</w:t>
      </w:r>
      <w:r w:rsidR="00473B80" w:rsidRPr="0021089C">
        <w:rPr>
          <w:kern w:val="28"/>
          <w:lang w:val="en-US"/>
        </w:rPr>
        <w:t>’s</w:t>
      </w:r>
      <w:r w:rsidRPr="0021089C">
        <w:rPr>
          <w:kern w:val="28"/>
          <w:lang w:val="en-US"/>
        </w:rPr>
        <w:t xml:space="preserve"> scale</w:t>
      </w:r>
      <w:r w:rsidR="00705E56" w:rsidRPr="0021089C">
        <w:rPr>
          <w:kern w:val="28"/>
          <w:lang w:val="en-US"/>
        </w:rPr>
        <w:t xml:space="preserve"> and filter bank</w:t>
      </w:r>
      <w:bookmarkEnd w:id="86"/>
    </w:p>
    <w:p w:rsidR="00705E56" w:rsidRPr="0021089C" w:rsidRDefault="00705E56" w:rsidP="00705E56">
      <w:pPr>
        <w:pStyle w:val="Heading4"/>
        <w:numPr>
          <w:ilvl w:val="0"/>
          <w:numId w:val="3"/>
        </w:numPr>
        <w:rPr>
          <w:lang w:val="en-US"/>
        </w:rPr>
      </w:pPr>
      <w:r w:rsidRPr="0021089C">
        <w:rPr>
          <w:lang w:val="en-US"/>
        </w:rPr>
        <w:t>Mel</w:t>
      </w:r>
      <w:r w:rsidR="00473B80" w:rsidRPr="0021089C">
        <w:rPr>
          <w:lang w:val="en-US"/>
        </w:rPr>
        <w:t>’s</w:t>
      </w:r>
      <w:r w:rsidRPr="0021089C">
        <w:rPr>
          <w:lang w:val="en-US"/>
        </w:rPr>
        <w:t xml:space="preserve"> scale</w:t>
      </w:r>
    </w:p>
    <w:p w:rsidR="00705E56" w:rsidRPr="0021089C" w:rsidRDefault="00705E56" w:rsidP="00705E56">
      <w:pPr>
        <w:rPr>
          <w:lang w:val="en-US"/>
        </w:rPr>
      </w:pPr>
      <w:r w:rsidRPr="0021089C">
        <w:rPr>
          <w:lang w:val="en-US"/>
        </w:rPr>
        <w:t>The Mel</w:t>
      </w:r>
      <w:r w:rsidR="00473B80" w:rsidRPr="0021089C">
        <w:rPr>
          <w:lang w:val="en-US"/>
        </w:rPr>
        <w:t>’s</w:t>
      </w:r>
      <w:r w:rsidRPr="0021089C">
        <w:rPr>
          <w:lang w:val="en-US"/>
        </w:rPr>
        <w:t xml:space="preserve"> scale is intended to reduce the impo</w:t>
      </w:r>
      <w:r w:rsidR="009F795A" w:rsidRPr="0021089C">
        <w:rPr>
          <w:lang w:val="en-US"/>
        </w:rPr>
        <w:t xml:space="preserve">rtance of high frequencies, </w:t>
      </w:r>
      <w:r w:rsidRPr="0021089C">
        <w:rPr>
          <w:lang w:val="en-US"/>
        </w:rPr>
        <w:t>less finely perceived by the human ear. In fact, the perception intensity of a stimulus does not linearly increase as a function of its power, but exponentially.</w:t>
      </w:r>
      <w:r w:rsidRPr="0021089C">
        <w:rPr>
          <w:lang w:val="en-US"/>
        </w:rPr>
        <w:br/>
        <w:t>The Mel</w:t>
      </w:r>
      <w:r w:rsidR="00473B80" w:rsidRPr="0021089C">
        <w:rPr>
          <w:lang w:val="en-US"/>
        </w:rPr>
        <w:t>’s</w:t>
      </w:r>
      <w:r w:rsidRPr="0021089C">
        <w:rPr>
          <w:lang w:val="en-US"/>
        </w:rPr>
        <w:t xml:space="preserve"> scale </w:t>
      </w:r>
      <w:r w:rsidR="00967099" w:rsidRPr="0021089C">
        <w:rPr>
          <w:lang w:val="en-US"/>
        </w:rPr>
        <w:t>allows moving from the frequency of the input signal (in Hz) to a frequency (in Mel) more representative of the human hearing with the following formula:</w:t>
      </w:r>
    </w:p>
    <w:p w:rsidR="00967099" w:rsidRPr="0021089C" w:rsidRDefault="003B6F68" w:rsidP="00705E56">
      <w:pPr>
        <w:rPr>
          <w:rFonts w:eastAsiaTheme="minorEastAsia"/>
          <w:lang w:val="en-US"/>
        </w:rPr>
      </w:pPr>
      <m:oMathPara>
        <m:oMath>
          <m:r>
            <w:rPr>
              <w:rFonts w:ascii="Cambria Math" w:hAnsi="Cambria Math"/>
              <w:lang w:val="en-US"/>
            </w:rPr>
            <m:t>M=</m:t>
          </m:r>
          <m:f>
            <m:fPr>
              <m:ctrlPr>
                <w:rPr>
                  <w:rFonts w:ascii="Cambria Math" w:hAnsi="Cambria Math"/>
                  <w:i/>
                  <w:lang w:val="en-US"/>
                </w:rPr>
              </m:ctrlPr>
            </m:fPr>
            <m:num>
              <m:r>
                <w:rPr>
                  <w:rFonts w:ascii="Cambria Math" w:hAnsi="Cambria Math"/>
                  <w:lang w:val="en-US"/>
                </w:rPr>
                <m:t>1000</m:t>
              </m:r>
            </m:num>
            <m:den>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2</m:t>
                      </m:r>
                    </m:e>
                  </m:d>
                </m:e>
              </m:func>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1000</m:t>
                      </m:r>
                    </m:den>
                  </m:f>
                </m:e>
              </m:d>
            </m:e>
          </m:func>
        </m:oMath>
      </m:oMathPara>
    </w:p>
    <w:p w:rsidR="00B85E28" w:rsidRPr="0021089C" w:rsidRDefault="003B6F68" w:rsidP="00705E56">
      <w:pPr>
        <w:rPr>
          <w:lang w:val="en-US"/>
        </w:rPr>
      </w:pPr>
      <w:r w:rsidRPr="0021089C">
        <w:rPr>
          <w:lang w:val="en-US"/>
        </w:rPr>
        <w:t>Where F is the input signal frequency</w:t>
      </w:r>
      <w:r w:rsidR="00506489" w:rsidRPr="0021089C">
        <w:rPr>
          <w:lang w:val="en-US"/>
        </w:rPr>
        <w:t xml:space="preserve"> at the point considered.</w:t>
      </w:r>
    </w:p>
    <w:p w:rsidR="00967099" w:rsidRPr="0021089C" w:rsidRDefault="00B85E28" w:rsidP="00705E56">
      <w:pPr>
        <w:rPr>
          <w:lang w:val="en-US"/>
        </w:rPr>
      </w:pPr>
      <w:r w:rsidRPr="0021089C">
        <w:rPr>
          <w:lang w:val="en-US"/>
        </w:rPr>
        <w:t>This gives the following curve:</w:t>
      </w:r>
    </w:p>
    <w:p w:rsidR="00473B80" w:rsidRPr="0021089C" w:rsidRDefault="00B85E28" w:rsidP="00473B80">
      <w:pPr>
        <w:keepNext/>
        <w:jc w:val="center"/>
        <w:rPr>
          <w:lang w:val="en-US"/>
        </w:rPr>
      </w:pPr>
      <w:r w:rsidRPr="0021089C">
        <w:rPr>
          <w:noProof/>
          <w:lang w:val="en-US" w:eastAsia="fr-FR"/>
        </w:rPr>
        <w:drawing>
          <wp:inline distT="0" distB="0" distL="0" distR="0">
            <wp:extent cx="4849495" cy="2959510"/>
            <wp:effectExtent l="19050" t="0" r="273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85E28" w:rsidRPr="0021089C" w:rsidRDefault="00473B80" w:rsidP="00473B80">
      <w:pPr>
        <w:pStyle w:val="Caption"/>
        <w:jc w:val="center"/>
        <w:rPr>
          <w:lang w:val="en-US"/>
        </w:rPr>
      </w:pPr>
      <w:bookmarkStart w:id="87" w:name="_Toc346722098"/>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4</w:t>
      </w:r>
      <w:r w:rsidRPr="0021089C">
        <w:rPr>
          <w:lang w:val="en-US"/>
        </w:rPr>
        <w:fldChar w:fldCharType="end"/>
      </w:r>
      <w:r w:rsidRPr="0021089C">
        <w:rPr>
          <w:lang w:val="en-US"/>
        </w:rPr>
        <w:t xml:space="preserve"> Mel’s scale</w:t>
      </w:r>
      <w:bookmarkEnd w:id="87"/>
    </w:p>
    <w:p w:rsidR="00B739BA" w:rsidRPr="0021089C" w:rsidRDefault="00B739BA" w:rsidP="00B739BA">
      <w:pPr>
        <w:rPr>
          <w:kern w:val="28"/>
          <w:lang w:val="en-US"/>
        </w:rPr>
      </w:pPr>
    </w:p>
    <w:p w:rsidR="00B85E28" w:rsidRPr="0021089C" w:rsidRDefault="00B85E28" w:rsidP="00B85E28">
      <w:pPr>
        <w:pStyle w:val="Heading4"/>
        <w:numPr>
          <w:ilvl w:val="0"/>
          <w:numId w:val="3"/>
        </w:numPr>
        <w:rPr>
          <w:kern w:val="28"/>
          <w:lang w:val="en-US"/>
        </w:rPr>
      </w:pPr>
      <w:r w:rsidRPr="0021089C">
        <w:rPr>
          <w:kern w:val="28"/>
          <w:lang w:val="en-US"/>
        </w:rPr>
        <w:t>Filter bank</w:t>
      </w:r>
    </w:p>
    <w:p w:rsidR="00757EC5" w:rsidRPr="0021089C" w:rsidRDefault="00EF5D5E" w:rsidP="00B85E28">
      <w:pPr>
        <w:rPr>
          <w:lang w:val="en-US"/>
        </w:rPr>
      </w:pPr>
      <w:r w:rsidRPr="0021089C">
        <w:rPr>
          <w:lang w:val="en-US"/>
        </w:rPr>
        <w:t>The filter bank serves to reduce the number of frequencies considered in 20 possible values while respecting the Mel</w:t>
      </w:r>
      <w:r w:rsidR="00473B80" w:rsidRPr="0021089C">
        <w:rPr>
          <w:lang w:val="en-US"/>
        </w:rPr>
        <w:t>’s</w:t>
      </w:r>
      <w:r w:rsidRPr="0021089C">
        <w:rPr>
          <w:lang w:val="en-US"/>
        </w:rPr>
        <w:t xml:space="preserve"> scale.</w:t>
      </w:r>
      <w:r w:rsidRPr="0021089C">
        <w:rPr>
          <w:lang w:val="en-US"/>
        </w:rPr>
        <w:br/>
        <w:t>Yet the use of this unit is not enough. In order to have a relative bandwidth which remains constant, the filter is built with triangular filters uniformly positioned on the Mel</w:t>
      </w:r>
      <w:r w:rsidR="00473B80" w:rsidRPr="0021089C">
        <w:rPr>
          <w:lang w:val="en-US"/>
        </w:rPr>
        <w:t>’s</w:t>
      </w:r>
      <w:r w:rsidRPr="0021089C">
        <w:rPr>
          <w:lang w:val="en-US"/>
        </w:rPr>
        <w:t xml:space="preserve"> scale and so, non uniformly on the frequency scale.</w:t>
      </w:r>
    </w:p>
    <w:p w:rsidR="00757EC5" w:rsidRPr="0021089C" w:rsidRDefault="00757EC5">
      <w:pPr>
        <w:rPr>
          <w:lang w:val="en-US"/>
        </w:rPr>
      </w:pPr>
      <w:r w:rsidRPr="0021089C">
        <w:rPr>
          <w:lang w:val="en-US"/>
        </w:rPr>
        <w:br w:type="page"/>
      </w:r>
    </w:p>
    <w:p w:rsidR="00B85E28" w:rsidRPr="0021089C" w:rsidRDefault="00EF5D5E" w:rsidP="00B85E28">
      <w:pPr>
        <w:rPr>
          <w:lang w:val="en-US"/>
        </w:rPr>
      </w:pPr>
      <w:r w:rsidRPr="0021089C">
        <w:rPr>
          <w:lang w:val="en-US"/>
        </w:rPr>
        <w:lastRenderedPageBreak/>
        <w:t>This gives us the following curve:</w:t>
      </w:r>
    </w:p>
    <w:p w:rsidR="00473B80" w:rsidRPr="0021089C" w:rsidRDefault="00EF5D5E" w:rsidP="00473B80">
      <w:pPr>
        <w:keepNext/>
        <w:jc w:val="center"/>
        <w:rPr>
          <w:lang w:val="en-US"/>
        </w:rPr>
      </w:pPr>
      <w:r w:rsidRPr="0021089C">
        <w:rPr>
          <w:noProof/>
          <w:kern w:val="28"/>
          <w:lang w:val="en-US" w:eastAsia="fr-FR"/>
        </w:rPr>
        <w:drawing>
          <wp:inline distT="0" distB="0" distL="0" distR="0">
            <wp:extent cx="4348763" cy="133082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63882" cy="1335456"/>
                    </a:xfrm>
                    <a:prstGeom prst="rect">
                      <a:avLst/>
                    </a:prstGeom>
                    <a:noFill/>
                  </pic:spPr>
                </pic:pic>
              </a:graphicData>
            </a:graphic>
          </wp:inline>
        </w:drawing>
      </w:r>
    </w:p>
    <w:p w:rsidR="00EF5D5E" w:rsidRPr="0021089C" w:rsidRDefault="00473B80" w:rsidP="00473B80">
      <w:pPr>
        <w:pStyle w:val="Caption"/>
        <w:jc w:val="center"/>
        <w:rPr>
          <w:kern w:val="28"/>
          <w:lang w:val="en-US"/>
        </w:rPr>
      </w:pPr>
      <w:bookmarkStart w:id="88" w:name="_Toc346722099"/>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5</w:t>
      </w:r>
      <w:r w:rsidRPr="0021089C">
        <w:rPr>
          <w:lang w:val="en-US"/>
        </w:rPr>
        <w:fldChar w:fldCharType="end"/>
      </w:r>
      <w:r w:rsidRPr="0021089C">
        <w:rPr>
          <w:lang w:val="en-US"/>
        </w:rPr>
        <w:t xml:space="preserve"> filter bank</w:t>
      </w:r>
      <w:bookmarkEnd w:id="88"/>
    </w:p>
    <w:p w:rsidR="00B739BA" w:rsidRPr="0021089C" w:rsidRDefault="00B739BA" w:rsidP="00B739BA">
      <w:pPr>
        <w:pStyle w:val="Heading3"/>
        <w:rPr>
          <w:kern w:val="28"/>
          <w:lang w:val="en-US"/>
        </w:rPr>
      </w:pPr>
      <w:bookmarkStart w:id="89" w:name="_Toc346722062"/>
      <w:r w:rsidRPr="0021089C">
        <w:rPr>
          <w:kern w:val="28"/>
          <w:lang w:val="en-US"/>
        </w:rPr>
        <w:t>Spectrogram reconstruction</w:t>
      </w:r>
      <w:bookmarkEnd w:id="89"/>
    </w:p>
    <w:p w:rsidR="00B739BA" w:rsidRPr="0021089C" w:rsidRDefault="00B739BA" w:rsidP="00B739BA">
      <w:pPr>
        <w:rPr>
          <w:kern w:val="28"/>
          <w:lang w:val="en-US"/>
        </w:rPr>
      </w:pPr>
      <w:r w:rsidRPr="0021089C">
        <w:rPr>
          <w:kern w:val="28"/>
          <w:lang w:val="en-US"/>
        </w:rPr>
        <w:t xml:space="preserve">The </w:t>
      </w:r>
      <w:r w:rsidR="005F1FF4" w:rsidRPr="0021089C">
        <w:rPr>
          <w:kern w:val="28"/>
          <w:lang w:val="en-US"/>
        </w:rPr>
        <w:t>reconstitution</w:t>
      </w:r>
      <w:r w:rsidR="009F795A" w:rsidRPr="0021089C">
        <w:rPr>
          <w:kern w:val="28"/>
          <w:lang w:val="en-US"/>
        </w:rPr>
        <w:t xml:space="preserve"> of the spectrogram consists to</w:t>
      </w:r>
      <w:r w:rsidRPr="0021089C">
        <w:rPr>
          <w:kern w:val="28"/>
          <w:lang w:val="en-US"/>
        </w:rPr>
        <w:t xml:space="preserve"> </w:t>
      </w:r>
      <w:r w:rsidR="009F795A" w:rsidRPr="0021089C">
        <w:rPr>
          <w:kern w:val="28"/>
          <w:lang w:val="en-US"/>
        </w:rPr>
        <w:t>group</w:t>
      </w:r>
      <w:r w:rsidRPr="0021089C">
        <w:rPr>
          <w:kern w:val="28"/>
          <w:lang w:val="en-US"/>
        </w:rPr>
        <w:t xml:space="preserve"> together in a matrix the whole Fourier transformation</w:t>
      </w:r>
      <w:r w:rsidR="00FD71EE" w:rsidRPr="0021089C">
        <w:rPr>
          <w:kern w:val="28"/>
          <w:lang w:val="en-US"/>
        </w:rPr>
        <w:t>s</w:t>
      </w:r>
      <w:r w:rsidRPr="0021089C">
        <w:rPr>
          <w:kern w:val="28"/>
          <w:lang w:val="en-US"/>
        </w:rPr>
        <w:t xml:space="preserve"> obtained and transformed for each signal’s instant. </w:t>
      </w:r>
      <w:r w:rsidRPr="0021089C">
        <w:rPr>
          <w:rStyle w:val="hps"/>
          <w:lang w:val="en-US"/>
        </w:rPr>
        <w:t>The</w:t>
      </w:r>
      <w:r w:rsidRPr="0021089C">
        <w:rPr>
          <w:lang w:val="en-US"/>
        </w:rPr>
        <w:t xml:space="preserve"> </w:t>
      </w:r>
      <w:r w:rsidRPr="0021089C">
        <w:rPr>
          <w:rStyle w:val="hps"/>
          <w:lang w:val="en-US"/>
        </w:rPr>
        <w:t>rows of the matrix</w:t>
      </w:r>
      <w:r w:rsidRPr="0021089C">
        <w:rPr>
          <w:lang w:val="en-US"/>
        </w:rPr>
        <w:t xml:space="preserve"> </w:t>
      </w:r>
      <w:r w:rsidRPr="0021089C">
        <w:rPr>
          <w:rStyle w:val="hps"/>
          <w:lang w:val="en-US"/>
        </w:rPr>
        <w:t>represent the changes</w:t>
      </w:r>
      <w:r w:rsidRPr="0021089C">
        <w:rPr>
          <w:lang w:val="en-US"/>
        </w:rPr>
        <w:t xml:space="preserve"> </w:t>
      </w:r>
      <w:r w:rsidRPr="0021089C">
        <w:rPr>
          <w:rStyle w:val="hps"/>
          <w:lang w:val="en-US"/>
        </w:rPr>
        <w:t>in</w:t>
      </w:r>
      <w:r w:rsidRPr="0021089C">
        <w:rPr>
          <w:lang w:val="en-US"/>
        </w:rPr>
        <w:t xml:space="preserve"> </w:t>
      </w:r>
      <w:r w:rsidRPr="0021089C">
        <w:rPr>
          <w:rStyle w:val="hps"/>
          <w:lang w:val="en-US"/>
        </w:rPr>
        <w:t>frequency,</w:t>
      </w:r>
      <w:r w:rsidRPr="0021089C">
        <w:rPr>
          <w:lang w:val="en-US"/>
        </w:rPr>
        <w:t xml:space="preserve"> the columns the </w:t>
      </w:r>
      <w:r w:rsidR="00FD71EE" w:rsidRPr="0021089C">
        <w:rPr>
          <w:rStyle w:val="hps"/>
          <w:lang w:val="en-US"/>
        </w:rPr>
        <w:t xml:space="preserve">changes in </w:t>
      </w:r>
      <w:r w:rsidRPr="0021089C">
        <w:rPr>
          <w:rStyle w:val="hps"/>
          <w:lang w:val="en-US"/>
        </w:rPr>
        <w:t>time</w:t>
      </w:r>
      <w:r w:rsidRPr="0021089C">
        <w:rPr>
          <w:lang w:val="en-US"/>
        </w:rPr>
        <w:t xml:space="preserve">, </w:t>
      </w:r>
      <w:r w:rsidRPr="0021089C">
        <w:rPr>
          <w:rStyle w:val="hps"/>
          <w:lang w:val="en-US"/>
        </w:rPr>
        <w:t>and the value of</w:t>
      </w:r>
      <w:r w:rsidRPr="0021089C">
        <w:rPr>
          <w:lang w:val="en-US"/>
        </w:rPr>
        <w:t xml:space="preserve"> </w:t>
      </w:r>
      <w:r w:rsidRPr="0021089C">
        <w:rPr>
          <w:rStyle w:val="hps"/>
          <w:lang w:val="en-US"/>
        </w:rPr>
        <w:t>each box represents</w:t>
      </w:r>
      <w:r w:rsidRPr="0021089C">
        <w:rPr>
          <w:lang w:val="en-US"/>
        </w:rPr>
        <w:t xml:space="preserve"> </w:t>
      </w:r>
      <w:r w:rsidRPr="0021089C">
        <w:rPr>
          <w:rStyle w:val="hps"/>
          <w:lang w:val="en-US"/>
        </w:rPr>
        <w:t>the amplitude of the</w:t>
      </w:r>
      <w:r w:rsidRPr="0021089C">
        <w:rPr>
          <w:lang w:val="en-US"/>
        </w:rPr>
        <w:t xml:space="preserve"> </w:t>
      </w:r>
      <w:r w:rsidRPr="0021089C">
        <w:rPr>
          <w:rStyle w:val="hps"/>
          <w:lang w:val="en-US"/>
        </w:rPr>
        <w:t>Fourier transform on the</w:t>
      </w:r>
      <w:r w:rsidRPr="0021089C">
        <w:rPr>
          <w:lang w:val="en-US"/>
        </w:rPr>
        <w:t xml:space="preserve"> </w:t>
      </w:r>
      <w:r w:rsidRPr="0021089C">
        <w:rPr>
          <w:rStyle w:val="hps"/>
          <w:lang w:val="en-US"/>
        </w:rPr>
        <w:t>time</w:t>
      </w:r>
      <w:r w:rsidRPr="0021089C">
        <w:rPr>
          <w:lang w:val="en-US"/>
        </w:rPr>
        <w:t xml:space="preserve"> </w:t>
      </w:r>
      <w:r w:rsidRPr="0021089C">
        <w:rPr>
          <w:rStyle w:val="hps"/>
          <w:lang w:val="en-US"/>
        </w:rPr>
        <w:t>and</w:t>
      </w:r>
      <w:r w:rsidRPr="0021089C">
        <w:rPr>
          <w:lang w:val="en-US"/>
        </w:rPr>
        <w:t xml:space="preserve"> </w:t>
      </w:r>
      <w:r w:rsidRPr="0021089C">
        <w:rPr>
          <w:rStyle w:val="hps"/>
          <w:lang w:val="en-US"/>
        </w:rPr>
        <w:t>frequency given.</w:t>
      </w:r>
    </w:p>
    <w:p w:rsidR="005840BE" w:rsidRPr="0021089C" w:rsidRDefault="005840BE" w:rsidP="00B739BA">
      <w:pPr>
        <w:rPr>
          <w:kern w:val="28"/>
          <w:lang w:val="en-US"/>
        </w:rPr>
      </w:pPr>
      <w:r w:rsidRPr="0021089C">
        <w:rPr>
          <w:kern w:val="28"/>
          <w:lang w:val="en-US"/>
        </w:rPr>
        <w:t>Spectrogram obtained before filtering with the Mel scale:</w:t>
      </w:r>
    </w:p>
    <w:p w:rsidR="00473B80" w:rsidRPr="0021089C" w:rsidRDefault="005840BE" w:rsidP="00473B80">
      <w:pPr>
        <w:keepNext/>
        <w:jc w:val="center"/>
        <w:rPr>
          <w:lang w:val="en-US"/>
        </w:rPr>
      </w:pPr>
      <w:r w:rsidRPr="0021089C">
        <w:rPr>
          <w:noProof/>
          <w:kern w:val="28"/>
          <w:lang w:val="en-US" w:eastAsia="fr-FR"/>
        </w:rPr>
        <w:drawing>
          <wp:inline distT="0" distB="0" distL="0" distR="0">
            <wp:extent cx="2752293" cy="1397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752293" cy="1397620"/>
                    </a:xfrm>
                    <a:prstGeom prst="rect">
                      <a:avLst/>
                    </a:prstGeom>
                    <a:noFill/>
                    <a:ln w="9525">
                      <a:noFill/>
                      <a:miter lim="800000"/>
                      <a:headEnd/>
                      <a:tailEnd/>
                    </a:ln>
                  </pic:spPr>
                </pic:pic>
              </a:graphicData>
            </a:graphic>
          </wp:inline>
        </w:drawing>
      </w:r>
    </w:p>
    <w:p w:rsidR="005840BE" w:rsidRPr="0021089C" w:rsidRDefault="00473B80" w:rsidP="00473B80">
      <w:pPr>
        <w:pStyle w:val="Caption"/>
        <w:jc w:val="center"/>
        <w:rPr>
          <w:kern w:val="28"/>
          <w:lang w:val="en-US"/>
        </w:rPr>
      </w:pPr>
      <w:bookmarkStart w:id="90" w:name="_Toc346722100"/>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6</w:t>
      </w:r>
      <w:r w:rsidRPr="0021089C">
        <w:rPr>
          <w:lang w:val="en-US"/>
        </w:rPr>
        <w:fldChar w:fldCharType="end"/>
      </w:r>
      <w:r w:rsidRPr="0021089C">
        <w:rPr>
          <w:lang w:val="en-US"/>
        </w:rPr>
        <w:t xml:space="preserve"> spectrogram</w:t>
      </w:r>
      <w:bookmarkEnd w:id="90"/>
    </w:p>
    <w:p w:rsidR="005840BE" w:rsidRPr="0021089C" w:rsidRDefault="005840BE" w:rsidP="00B739BA">
      <w:pPr>
        <w:rPr>
          <w:kern w:val="28"/>
          <w:lang w:val="en-US"/>
        </w:rPr>
      </w:pPr>
      <w:r w:rsidRPr="0021089C">
        <w:rPr>
          <w:kern w:val="28"/>
          <w:lang w:val="en-US"/>
        </w:rPr>
        <w:t>The same spectrogram obtained after filtering with the Mel</w:t>
      </w:r>
      <w:r w:rsidR="00473B80" w:rsidRPr="0021089C">
        <w:rPr>
          <w:kern w:val="28"/>
          <w:lang w:val="en-US"/>
        </w:rPr>
        <w:t>’s</w:t>
      </w:r>
      <w:r w:rsidRPr="0021089C">
        <w:rPr>
          <w:kern w:val="28"/>
          <w:lang w:val="en-US"/>
        </w:rPr>
        <w:t xml:space="preserve"> scale:</w:t>
      </w:r>
    </w:p>
    <w:p w:rsidR="00473B80" w:rsidRPr="0021089C" w:rsidRDefault="005840BE" w:rsidP="00473B80">
      <w:pPr>
        <w:keepNext/>
        <w:jc w:val="center"/>
        <w:rPr>
          <w:lang w:val="en-US"/>
        </w:rPr>
      </w:pPr>
      <w:r w:rsidRPr="0021089C">
        <w:rPr>
          <w:noProof/>
          <w:kern w:val="28"/>
          <w:lang w:val="en-US" w:eastAsia="fr-FR"/>
        </w:rPr>
        <w:drawing>
          <wp:inline distT="0" distB="0" distL="0" distR="0">
            <wp:extent cx="2872420" cy="721112"/>
            <wp:effectExtent l="19050" t="0" r="413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2873312" cy="721336"/>
                    </a:xfrm>
                    <a:prstGeom prst="rect">
                      <a:avLst/>
                    </a:prstGeom>
                    <a:noFill/>
                    <a:ln w="9525">
                      <a:noFill/>
                      <a:miter lim="800000"/>
                      <a:headEnd/>
                      <a:tailEnd/>
                    </a:ln>
                  </pic:spPr>
                </pic:pic>
              </a:graphicData>
            </a:graphic>
          </wp:inline>
        </w:drawing>
      </w:r>
    </w:p>
    <w:p w:rsidR="005840BE" w:rsidRPr="0021089C" w:rsidRDefault="00473B80" w:rsidP="00473B80">
      <w:pPr>
        <w:pStyle w:val="Caption"/>
        <w:jc w:val="center"/>
        <w:rPr>
          <w:kern w:val="28"/>
          <w:lang w:val="en-US"/>
        </w:rPr>
      </w:pPr>
      <w:bookmarkStart w:id="91" w:name="_Toc346722101"/>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7</w:t>
      </w:r>
      <w:r w:rsidRPr="0021089C">
        <w:rPr>
          <w:lang w:val="en-US"/>
        </w:rPr>
        <w:fldChar w:fldCharType="end"/>
      </w:r>
      <w:r w:rsidRPr="0021089C">
        <w:rPr>
          <w:lang w:val="en-US"/>
        </w:rPr>
        <w:t xml:space="preserve"> Mel's scale spectrogram</w:t>
      </w:r>
      <w:bookmarkEnd w:id="91"/>
    </w:p>
    <w:p w:rsidR="00B825FB" w:rsidRPr="0021089C" w:rsidRDefault="005840BE" w:rsidP="00B739BA">
      <w:pPr>
        <w:rPr>
          <w:rStyle w:val="hps"/>
          <w:lang w:val="en-US"/>
        </w:rPr>
      </w:pPr>
      <w:r w:rsidRPr="0021089C">
        <w:rPr>
          <w:rStyle w:val="hps"/>
          <w:lang w:val="en-US"/>
        </w:rPr>
        <w:t>We can easily see</w:t>
      </w:r>
      <w:r w:rsidRPr="0021089C">
        <w:rPr>
          <w:lang w:val="en-US"/>
        </w:rPr>
        <w:t xml:space="preserve"> </w:t>
      </w:r>
      <w:r w:rsidRPr="0021089C">
        <w:rPr>
          <w:rStyle w:val="hps"/>
          <w:lang w:val="en-US"/>
        </w:rPr>
        <w:t>here the</w:t>
      </w:r>
      <w:r w:rsidRPr="0021089C">
        <w:rPr>
          <w:lang w:val="en-US"/>
        </w:rPr>
        <w:t xml:space="preserve"> </w:t>
      </w:r>
      <w:r w:rsidRPr="0021089C">
        <w:rPr>
          <w:rStyle w:val="hps"/>
          <w:lang w:val="en-US"/>
        </w:rPr>
        <w:t>correspondence between the two</w:t>
      </w:r>
      <w:r w:rsidRPr="0021089C">
        <w:rPr>
          <w:lang w:val="en-US"/>
        </w:rPr>
        <w:t xml:space="preserve"> </w:t>
      </w:r>
      <w:r w:rsidRPr="0021089C">
        <w:rPr>
          <w:rStyle w:val="hps"/>
          <w:lang w:val="en-US"/>
        </w:rPr>
        <w:t xml:space="preserve">spectrograms. </w:t>
      </w:r>
      <w:r w:rsidR="009F795A" w:rsidRPr="0021089C">
        <w:rPr>
          <w:rStyle w:val="hps"/>
          <w:lang w:val="en-US"/>
        </w:rPr>
        <w:t>W</w:t>
      </w:r>
      <w:r w:rsidRPr="0021089C">
        <w:rPr>
          <w:rStyle w:val="hps"/>
          <w:lang w:val="en-US"/>
        </w:rPr>
        <w:t xml:space="preserve">e can </w:t>
      </w:r>
      <w:r w:rsidR="009F795A" w:rsidRPr="0021089C">
        <w:rPr>
          <w:rStyle w:val="hps"/>
          <w:lang w:val="en-US"/>
        </w:rPr>
        <w:t xml:space="preserve">also </w:t>
      </w:r>
      <w:r w:rsidRPr="0021089C">
        <w:rPr>
          <w:rStyle w:val="hps"/>
          <w:lang w:val="en-US"/>
        </w:rPr>
        <w:t>see that two identical words have much t</w:t>
      </w:r>
      <w:r w:rsidR="009F795A" w:rsidRPr="0021089C">
        <w:rPr>
          <w:rStyle w:val="hps"/>
          <w:lang w:val="en-US"/>
        </w:rPr>
        <w:t xml:space="preserve">he same form on the spectrogram: for example, the </w:t>
      </w:r>
      <w:r w:rsidR="00971236" w:rsidRPr="0021089C">
        <w:rPr>
          <w:rStyle w:val="hps"/>
          <w:lang w:val="en-US"/>
        </w:rPr>
        <w:t xml:space="preserve">spectrogram for </w:t>
      </w:r>
      <w:r w:rsidR="009F795A" w:rsidRPr="0021089C">
        <w:rPr>
          <w:rStyle w:val="hps"/>
          <w:lang w:val="en-US"/>
        </w:rPr>
        <w:t xml:space="preserve">“gauche” </w:t>
      </w:r>
      <w:r w:rsidR="00971236" w:rsidRPr="0021089C">
        <w:rPr>
          <w:rStyle w:val="hps"/>
          <w:lang w:val="en-US"/>
        </w:rPr>
        <w:t>has the same high frequency characteristic on each signal. (In a blue circle on the image)</w:t>
      </w:r>
    </w:p>
    <w:p w:rsidR="00473B80" w:rsidRPr="0021089C" w:rsidRDefault="00971236" w:rsidP="00473B80">
      <w:pPr>
        <w:keepNext/>
        <w:jc w:val="center"/>
        <w:rPr>
          <w:lang w:val="en-US"/>
        </w:rPr>
      </w:pPr>
      <w:r w:rsidRPr="0021089C">
        <w:rPr>
          <w:noProof/>
          <w:lang w:val="en-US" w:eastAsia="fr-FR"/>
        </w:rPr>
        <w:drawing>
          <wp:inline distT="0" distB="0" distL="0" distR="0">
            <wp:extent cx="1507909" cy="762842"/>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515813" cy="766840"/>
                    </a:xfrm>
                    <a:prstGeom prst="rect">
                      <a:avLst/>
                    </a:prstGeom>
                    <a:noFill/>
                    <a:ln w="9525">
                      <a:noFill/>
                      <a:miter lim="800000"/>
                      <a:headEnd/>
                      <a:tailEnd/>
                    </a:ln>
                  </pic:spPr>
                </pic:pic>
              </a:graphicData>
            </a:graphic>
          </wp:inline>
        </w:drawing>
      </w:r>
    </w:p>
    <w:p w:rsidR="00B825FB" w:rsidRPr="0021089C" w:rsidRDefault="00473B80" w:rsidP="00473B80">
      <w:pPr>
        <w:pStyle w:val="Caption"/>
        <w:jc w:val="center"/>
        <w:rPr>
          <w:rStyle w:val="hps"/>
          <w:lang w:val="en-US"/>
        </w:rPr>
      </w:pPr>
      <w:bookmarkStart w:id="92" w:name="_Toc346722102"/>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8</w:t>
      </w:r>
      <w:r w:rsidRPr="0021089C">
        <w:rPr>
          <w:lang w:val="en-US"/>
        </w:rPr>
        <w:fldChar w:fldCharType="end"/>
      </w:r>
      <w:r w:rsidRPr="0021089C">
        <w:rPr>
          <w:lang w:val="en-US"/>
        </w:rPr>
        <w:t xml:space="preserve"> comparison</w:t>
      </w:r>
      <w:bookmarkEnd w:id="92"/>
      <w:r w:rsidR="00B825FB" w:rsidRPr="0021089C">
        <w:rPr>
          <w:rStyle w:val="hps"/>
          <w:lang w:val="en-US"/>
        </w:rPr>
        <w:br w:type="page"/>
      </w:r>
    </w:p>
    <w:p w:rsidR="00B825FB" w:rsidRPr="0021089C" w:rsidRDefault="00B825FB" w:rsidP="00B825FB">
      <w:pPr>
        <w:pStyle w:val="Heading1"/>
        <w:rPr>
          <w:lang w:val="en-US"/>
        </w:rPr>
      </w:pPr>
      <w:bookmarkStart w:id="93" w:name="_Toc346722063"/>
      <w:r w:rsidRPr="0021089C">
        <w:rPr>
          <w:lang w:val="en-US"/>
        </w:rPr>
        <w:lastRenderedPageBreak/>
        <w:t>Learning and comparison</w:t>
      </w:r>
      <w:bookmarkEnd w:id="93"/>
    </w:p>
    <w:p w:rsidR="00B825FB" w:rsidRPr="0021089C" w:rsidRDefault="00B825FB" w:rsidP="00B825FB">
      <w:pPr>
        <w:rPr>
          <w:kern w:val="28"/>
          <w:lang w:val="en-US"/>
        </w:rPr>
      </w:pPr>
    </w:p>
    <w:p w:rsidR="00B825FB" w:rsidRPr="0021089C" w:rsidRDefault="00B825FB" w:rsidP="00B825FB">
      <w:pPr>
        <w:pStyle w:val="Heading2"/>
        <w:numPr>
          <w:ilvl w:val="0"/>
          <w:numId w:val="4"/>
        </w:numPr>
        <w:rPr>
          <w:kern w:val="28"/>
          <w:lang w:val="en-US"/>
        </w:rPr>
      </w:pPr>
      <w:bookmarkStart w:id="94" w:name="_Toc346722064"/>
      <w:r w:rsidRPr="0021089C">
        <w:rPr>
          <w:kern w:val="28"/>
          <w:lang w:val="en-US"/>
        </w:rPr>
        <w:t>Existing methods</w:t>
      </w:r>
      <w:bookmarkEnd w:id="94"/>
    </w:p>
    <w:p w:rsidR="00B825FB" w:rsidRPr="0021089C" w:rsidRDefault="00B825FB" w:rsidP="00B825FB">
      <w:pPr>
        <w:rPr>
          <w:lang w:val="en-US"/>
        </w:rPr>
      </w:pPr>
    </w:p>
    <w:p w:rsidR="00B825FB" w:rsidRPr="0021089C" w:rsidRDefault="00B825FB" w:rsidP="00B825FB">
      <w:pPr>
        <w:pStyle w:val="Heading3"/>
        <w:rPr>
          <w:lang w:val="en-US"/>
        </w:rPr>
      </w:pPr>
      <w:bookmarkStart w:id="95" w:name="_Toc346722065"/>
      <w:r w:rsidRPr="0021089C">
        <w:rPr>
          <w:lang w:val="en-US"/>
        </w:rPr>
        <w:t>Learning</w:t>
      </w:r>
      <w:bookmarkEnd w:id="95"/>
    </w:p>
    <w:p w:rsidR="00B825FB" w:rsidRPr="0021089C" w:rsidRDefault="00B825FB" w:rsidP="00B825FB">
      <w:pPr>
        <w:pStyle w:val="Heading4"/>
        <w:rPr>
          <w:lang w:val="en-US"/>
        </w:rPr>
      </w:pPr>
      <w:r w:rsidRPr="0021089C">
        <w:rPr>
          <w:lang w:val="en-US"/>
        </w:rPr>
        <w:tab/>
        <w:t>Artificial neuronal networks</w:t>
      </w:r>
    </w:p>
    <w:p w:rsidR="00B825FB" w:rsidRPr="0021089C" w:rsidRDefault="00A14476" w:rsidP="00B825FB">
      <w:pPr>
        <w:rPr>
          <w:lang w:val="en-US"/>
        </w:rPr>
      </w:pPr>
      <w:r w:rsidRPr="0021089C">
        <w:rPr>
          <w:lang w:val="en-US"/>
        </w:rPr>
        <w:t xml:space="preserve">A neuronal network is </w:t>
      </w:r>
      <w:r w:rsidR="00EF03CD" w:rsidRPr="0021089C">
        <w:rPr>
          <w:lang w:val="en-US"/>
        </w:rPr>
        <w:t>often</w:t>
      </w:r>
      <w:r w:rsidRPr="0021089C">
        <w:rPr>
          <w:lang w:val="en-US"/>
        </w:rPr>
        <w:t xml:space="preserve"> composed of a succession of layers. Each layer is composed of N</w:t>
      </w:r>
      <w:r w:rsidRPr="0021089C">
        <w:rPr>
          <w:vertAlign w:val="subscript"/>
          <w:lang w:val="en-US"/>
        </w:rPr>
        <w:t xml:space="preserve">i </w:t>
      </w:r>
      <w:r w:rsidRPr="0021089C">
        <w:rPr>
          <w:lang w:val="en-US"/>
        </w:rPr>
        <w:t>neurons, having their inputs in the N</w:t>
      </w:r>
      <w:r w:rsidRPr="0021089C">
        <w:rPr>
          <w:vertAlign w:val="subscript"/>
          <w:lang w:val="en-US"/>
        </w:rPr>
        <w:t>i</w:t>
      </w:r>
      <w:r w:rsidRPr="0021089C">
        <w:rPr>
          <w:lang w:val="en-US"/>
        </w:rPr>
        <w:t>-1 neurons of the previous layer.</w:t>
      </w:r>
      <w:r w:rsidRPr="0021089C">
        <w:rPr>
          <w:lang w:val="en-US"/>
        </w:rPr>
        <w:br/>
      </w:r>
      <w:r w:rsidR="00887668" w:rsidRPr="0021089C">
        <w:rPr>
          <w:lang w:val="en-US"/>
        </w:rPr>
        <w:t xml:space="preserve">Each synapse (connection between two neurons) is associated with a synaptic weight, so </w:t>
      </w:r>
      <w:r w:rsidR="00F57766" w:rsidRPr="0021089C">
        <w:rPr>
          <w:lang w:val="en-US"/>
        </w:rPr>
        <w:t>the</w:t>
      </w:r>
      <w:r w:rsidR="00F57766" w:rsidRPr="0021089C">
        <w:rPr>
          <w:lang w:val="en-US"/>
        </w:rPr>
        <w:br/>
      </w:r>
      <w:r w:rsidR="00887668" w:rsidRPr="0021089C">
        <w:rPr>
          <w:lang w:val="en-US"/>
        </w:rPr>
        <w:t>N</w:t>
      </w:r>
      <w:r w:rsidR="00887668" w:rsidRPr="0021089C">
        <w:rPr>
          <w:vertAlign w:val="subscript"/>
          <w:lang w:val="en-US"/>
        </w:rPr>
        <w:t>i</w:t>
      </w:r>
      <w:r w:rsidR="00887668" w:rsidRPr="0021089C">
        <w:rPr>
          <w:lang w:val="en-US"/>
        </w:rPr>
        <w:t xml:space="preserve">-1 are multiplied by this weight, and then summed by the neurons of level </w:t>
      </w:r>
      <w:proofErr w:type="spellStart"/>
      <w:r w:rsidR="00887668" w:rsidRPr="0021089C">
        <w:rPr>
          <w:lang w:val="en-US"/>
        </w:rPr>
        <w:t>i</w:t>
      </w:r>
      <w:proofErr w:type="spellEnd"/>
      <w:r w:rsidR="0092021C" w:rsidRPr="0021089C">
        <w:rPr>
          <w:lang w:val="en-US"/>
        </w:rPr>
        <w:t xml:space="preserve">. </w:t>
      </w:r>
      <w:r w:rsidR="00887668" w:rsidRPr="0021089C">
        <w:rPr>
          <w:lang w:val="en-US"/>
        </w:rPr>
        <w:br/>
        <w:t xml:space="preserve">Put the layers of a neuronal network one behind the other </w:t>
      </w:r>
      <w:r w:rsidR="00F57766" w:rsidRPr="0021089C">
        <w:rPr>
          <w:lang w:val="en-US"/>
        </w:rPr>
        <w:t>tant</w:t>
      </w:r>
      <w:r w:rsidR="00887668" w:rsidRPr="0021089C">
        <w:rPr>
          <w:lang w:val="en-US"/>
        </w:rPr>
        <w:t>amount to cascade several transformation matrices  and could be reduced to a single matrix, produced by the others.</w:t>
      </w:r>
    </w:p>
    <w:p w:rsidR="00473B80" w:rsidRPr="0021089C" w:rsidRDefault="007463CF" w:rsidP="00473B80">
      <w:pPr>
        <w:keepNext/>
        <w:jc w:val="center"/>
        <w:rPr>
          <w:lang w:val="en-US"/>
        </w:rPr>
      </w:pPr>
      <w:r w:rsidRPr="0021089C">
        <w:rPr>
          <w:noProof/>
          <w:lang w:val="en-US" w:eastAsia="fr-FR"/>
        </w:rPr>
        <w:drawing>
          <wp:inline distT="0" distB="0" distL="0" distR="0">
            <wp:extent cx="3061744" cy="2273862"/>
            <wp:effectExtent l="19050" t="0" r="5306"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380" t="3976" r="12870" b="8521"/>
                    <a:stretch>
                      <a:fillRect/>
                    </a:stretch>
                  </pic:blipFill>
                  <pic:spPr bwMode="auto">
                    <a:xfrm>
                      <a:off x="0" y="0"/>
                      <a:ext cx="3062715" cy="2274583"/>
                    </a:xfrm>
                    <a:prstGeom prst="rect">
                      <a:avLst/>
                    </a:prstGeom>
                    <a:noFill/>
                    <a:ln w="9525">
                      <a:noFill/>
                      <a:miter lim="800000"/>
                      <a:headEnd/>
                      <a:tailEnd/>
                    </a:ln>
                  </pic:spPr>
                </pic:pic>
              </a:graphicData>
            </a:graphic>
          </wp:inline>
        </w:drawing>
      </w:r>
    </w:p>
    <w:p w:rsidR="007463CF" w:rsidRPr="0021089C" w:rsidRDefault="00473B80" w:rsidP="00473B80">
      <w:pPr>
        <w:pStyle w:val="Caption"/>
        <w:jc w:val="center"/>
        <w:rPr>
          <w:lang w:val="en-US"/>
        </w:rPr>
      </w:pPr>
      <w:bookmarkStart w:id="96" w:name="_Toc346722103"/>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9</w:t>
      </w:r>
      <w:r w:rsidRPr="0021089C">
        <w:rPr>
          <w:lang w:val="en-US"/>
        </w:rPr>
        <w:fldChar w:fldCharType="end"/>
      </w:r>
      <w:r w:rsidRPr="0021089C">
        <w:rPr>
          <w:lang w:val="en-US"/>
        </w:rPr>
        <w:t xml:space="preserve"> Artificial neuronal networks</w:t>
      </w:r>
      <w:bookmarkEnd w:id="96"/>
    </w:p>
    <w:p w:rsidR="006F2113" w:rsidRPr="0021089C" w:rsidRDefault="00F67371" w:rsidP="00B825FB">
      <w:pPr>
        <w:rPr>
          <w:rStyle w:val="hps"/>
          <w:lang w:val="en-US"/>
        </w:rPr>
      </w:pPr>
      <w:r w:rsidRPr="0021089C">
        <w:rPr>
          <w:rStyle w:val="hps"/>
          <w:lang w:val="en-US"/>
        </w:rPr>
        <w:t>For this</w:t>
      </w:r>
      <w:r w:rsidRPr="0021089C">
        <w:rPr>
          <w:lang w:val="en-US"/>
        </w:rPr>
        <w:t xml:space="preserve"> </w:t>
      </w:r>
      <w:r w:rsidRPr="0021089C">
        <w:rPr>
          <w:rStyle w:val="hps"/>
          <w:lang w:val="en-US"/>
        </w:rPr>
        <w:t>learning system</w:t>
      </w:r>
      <w:r w:rsidRPr="0021089C">
        <w:rPr>
          <w:lang w:val="en-US"/>
        </w:rPr>
        <w:t xml:space="preserve">, user </w:t>
      </w:r>
      <w:r w:rsidRPr="0021089C">
        <w:rPr>
          <w:rStyle w:val="hps"/>
          <w:lang w:val="en-US"/>
        </w:rPr>
        <w:t>does not need</w:t>
      </w:r>
      <w:r w:rsidRPr="0021089C">
        <w:rPr>
          <w:lang w:val="en-US"/>
        </w:rPr>
        <w:t xml:space="preserve"> </w:t>
      </w:r>
      <w:r w:rsidRPr="0021089C">
        <w:rPr>
          <w:rStyle w:val="hps"/>
          <w:lang w:val="en-US"/>
        </w:rPr>
        <w:t>to adapt</w:t>
      </w:r>
      <w:r w:rsidRPr="0021089C">
        <w:rPr>
          <w:lang w:val="en-US"/>
        </w:rPr>
        <w:t xml:space="preserve"> </w:t>
      </w:r>
      <w:r w:rsidRPr="0021089C">
        <w:rPr>
          <w:rStyle w:val="hps"/>
          <w:lang w:val="en-US"/>
        </w:rPr>
        <w:t>his speech</w:t>
      </w:r>
      <w:r w:rsidRPr="0021089C">
        <w:rPr>
          <w:lang w:val="en-US"/>
        </w:rPr>
        <w:t xml:space="preserve"> </w:t>
      </w:r>
      <w:r w:rsidRPr="0021089C">
        <w:rPr>
          <w:rStyle w:val="hps"/>
          <w:lang w:val="en-US"/>
        </w:rPr>
        <w:t>and it is</w:t>
      </w:r>
      <w:r w:rsidRPr="0021089C">
        <w:rPr>
          <w:lang w:val="en-US"/>
        </w:rPr>
        <w:t xml:space="preserve"> </w:t>
      </w:r>
      <w:r w:rsidRPr="0021089C">
        <w:rPr>
          <w:rStyle w:val="hps"/>
          <w:lang w:val="en-US"/>
        </w:rPr>
        <w:t>not</w:t>
      </w:r>
      <w:r w:rsidRPr="0021089C">
        <w:rPr>
          <w:lang w:val="en-US"/>
        </w:rPr>
        <w:t xml:space="preserve"> </w:t>
      </w:r>
      <w:r w:rsidRPr="0021089C">
        <w:rPr>
          <w:rStyle w:val="hps"/>
          <w:lang w:val="en-US"/>
        </w:rPr>
        <w:t>necessary to train</w:t>
      </w:r>
      <w:r w:rsidRPr="0021089C">
        <w:rPr>
          <w:lang w:val="en-US"/>
        </w:rPr>
        <w:t xml:space="preserve"> </w:t>
      </w:r>
      <w:r w:rsidRPr="0021089C">
        <w:rPr>
          <w:rStyle w:val="hps"/>
          <w:lang w:val="en-US"/>
        </w:rPr>
        <w:t>the neural network</w:t>
      </w:r>
      <w:r w:rsidRPr="0021089C">
        <w:rPr>
          <w:lang w:val="en-US"/>
        </w:rPr>
        <w:t xml:space="preserve"> </w:t>
      </w:r>
      <w:r w:rsidRPr="0021089C">
        <w:rPr>
          <w:rStyle w:val="hps"/>
          <w:lang w:val="en-US"/>
        </w:rPr>
        <w:t>specifically</w:t>
      </w:r>
      <w:r w:rsidRPr="0021089C">
        <w:rPr>
          <w:lang w:val="en-US"/>
        </w:rPr>
        <w:t xml:space="preserve"> </w:t>
      </w:r>
      <w:r w:rsidRPr="0021089C">
        <w:rPr>
          <w:rStyle w:val="hps"/>
          <w:lang w:val="en-US"/>
        </w:rPr>
        <w:t>to the</w:t>
      </w:r>
      <w:r w:rsidRPr="0021089C">
        <w:rPr>
          <w:lang w:val="en-US"/>
        </w:rPr>
        <w:t xml:space="preserve"> </w:t>
      </w:r>
      <w:r w:rsidRPr="0021089C">
        <w:rPr>
          <w:rStyle w:val="hps"/>
          <w:lang w:val="en-US"/>
        </w:rPr>
        <w:t>user's voice</w:t>
      </w:r>
      <w:r w:rsidRPr="0021089C">
        <w:rPr>
          <w:lang w:val="en-US"/>
        </w:rPr>
        <w:t>.</w:t>
      </w:r>
      <w:r w:rsidRPr="0021089C">
        <w:rPr>
          <w:lang w:val="en-US"/>
        </w:rPr>
        <w:br/>
      </w:r>
      <w:r w:rsidRPr="0021089C">
        <w:rPr>
          <w:rStyle w:val="hps"/>
          <w:lang w:val="en-US"/>
        </w:rPr>
        <w:t>However, this method</w:t>
      </w:r>
      <w:r w:rsidRPr="0021089C">
        <w:rPr>
          <w:lang w:val="en-US"/>
        </w:rPr>
        <w:t xml:space="preserve"> </w:t>
      </w:r>
      <w:r w:rsidRPr="0021089C">
        <w:rPr>
          <w:rStyle w:val="hps"/>
          <w:lang w:val="en-US"/>
        </w:rPr>
        <w:t>requires</w:t>
      </w:r>
      <w:r w:rsidRPr="0021089C">
        <w:rPr>
          <w:lang w:val="en-US"/>
        </w:rPr>
        <w:t xml:space="preserve"> </w:t>
      </w:r>
      <w:r w:rsidRPr="0021089C">
        <w:rPr>
          <w:rStyle w:val="hps"/>
          <w:lang w:val="en-US"/>
        </w:rPr>
        <w:t>large learning</w:t>
      </w:r>
      <w:r w:rsidRPr="0021089C">
        <w:rPr>
          <w:lang w:val="en-US"/>
        </w:rPr>
        <w:t xml:space="preserve"> data</w:t>
      </w:r>
      <w:r w:rsidRPr="0021089C">
        <w:rPr>
          <w:rStyle w:val="hps"/>
          <w:lang w:val="en-US"/>
        </w:rPr>
        <w:t>base</w:t>
      </w:r>
      <w:r w:rsidRPr="0021089C">
        <w:rPr>
          <w:lang w:val="en-US"/>
        </w:rPr>
        <w:t xml:space="preserve"> </w:t>
      </w:r>
      <w:r w:rsidR="00EF03CD" w:rsidRPr="0021089C">
        <w:rPr>
          <w:lang w:val="en-US"/>
        </w:rPr>
        <w:t>of</w:t>
      </w:r>
      <w:r w:rsidRPr="0021089C">
        <w:rPr>
          <w:lang w:val="en-US"/>
        </w:rPr>
        <w:t xml:space="preserve"> </w:t>
      </w:r>
      <w:r w:rsidRPr="0021089C">
        <w:rPr>
          <w:rStyle w:val="hps"/>
          <w:lang w:val="en-US"/>
        </w:rPr>
        <w:t>representative</w:t>
      </w:r>
      <w:r w:rsidRPr="0021089C">
        <w:rPr>
          <w:lang w:val="en-US"/>
        </w:rPr>
        <w:t xml:space="preserve"> </w:t>
      </w:r>
      <w:r w:rsidRPr="0021089C">
        <w:rPr>
          <w:rStyle w:val="hps"/>
          <w:lang w:val="en-US"/>
        </w:rPr>
        <w:t>cases</w:t>
      </w:r>
      <w:r w:rsidRPr="0021089C">
        <w:rPr>
          <w:lang w:val="en-US"/>
        </w:rPr>
        <w:t xml:space="preserve"> </w:t>
      </w:r>
      <w:r w:rsidRPr="0021089C">
        <w:rPr>
          <w:rStyle w:val="hps"/>
          <w:lang w:val="en-US"/>
        </w:rPr>
        <w:t>that will be often encountered</w:t>
      </w:r>
      <w:r w:rsidRPr="0021089C">
        <w:rPr>
          <w:lang w:val="en-US"/>
        </w:rPr>
        <w:t xml:space="preserve">. </w:t>
      </w:r>
      <w:r w:rsidRPr="0021089C">
        <w:rPr>
          <w:rStyle w:val="hps"/>
          <w:lang w:val="en-US"/>
        </w:rPr>
        <w:t>Moreover</w:t>
      </w:r>
      <w:r w:rsidRPr="0021089C">
        <w:rPr>
          <w:lang w:val="en-US"/>
        </w:rPr>
        <w:t xml:space="preserve"> </w:t>
      </w:r>
      <w:r w:rsidRPr="0021089C">
        <w:rPr>
          <w:rStyle w:val="hps"/>
          <w:lang w:val="en-US"/>
        </w:rPr>
        <w:t>in the case of</w:t>
      </w:r>
      <w:r w:rsidRPr="0021089C">
        <w:rPr>
          <w:lang w:val="en-US"/>
        </w:rPr>
        <w:t xml:space="preserve"> </w:t>
      </w:r>
      <w:r w:rsidRPr="0021089C">
        <w:rPr>
          <w:rStyle w:val="hps"/>
          <w:lang w:val="en-US"/>
        </w:rPr>
        <w:t>extreme elements</w:t>
      </w:r>
      <w:r w:rsidRPr="0021089C">
        <w:rPr>
          <w:lang w:val="en-US"/>
        </w:rPr>
        <w:t xml:space="preserve">, they alter </w:t>
      </w:r>
      <w:r w:rsidRPr="0021089C">
        <w:rPr>
          <w:rStyle w:val="hps"/>
          <w:lang w:val="en-US"/>
        </w:rPr>
        <w:t>the</w:t>
      </w:r>
      <w:r w:rsidRPr="0021089C">
        <w:rPr>
          <w:lang w:val="en-US"/>
        </w:rPr>
        <w:t xml:space="preserve"> </w:t>
      </w:r>
      <w:r w:rsidRPr="0021089C">
        <w:rPr>
          <w:rStyle w:val="hps"/>
          <w:lang w:val="en-US"/>
        </w:rPr>
        <w:t>weight</w:t>
      </w:r>
      <w:r w:rsidRPr="0021089C">
        <w:rPr>
          <w:lang w:val="en-US"/>
        </w:rPr>
        <w:t xml:space="preserve"> </w:t>
      </w:r>
      <w:r w:rsidRPr="0021089C">
        <w:rPr>
          <w:rStyle w:val="hps"/>
          <w:lang w:val="en-US"/>
        </w:rPr>
        <w:t>given to each</w:t>
      </w:r>
      <w:r w:rsidRPr="0021089C">
        <w:rPr>
          <w:lang w:val="en-US"/>
        </w:rPr>
        <w:t xml:space="preserve"> </w:t>
      </w:r>
      <w:r w:rsidRPr="0021089C">
        <w:rPr>
          <w:rStyle w:val="hps"/>
          <w:lang w:val="en-US"/>
        </w:rPr>
        <w:t>possibility</w:t>
      </w:r>
      <w:r w:rsidRPr="0021089C">
        <w:rPr>
          <w:lang w:val="en-US"/>
        </w:rPr>
        <w:t xml:space="preserve">, making </w:t>
      </w:r>
      <w:r w:rsidRPr="0021089C">
        <w:rPr>
          <w:rStyle w:val="hps"/>
          <w:lang w:val="en-US"/>
        </w:rPr>
        <w:t>the division of the</w:t>
      </w:r>
      <w:r w:rsidRPr="0021089C">
        <w:rPr>
          <w:lang w:val="en-US"/>
        </w:rPr>
        <w:t xml:space="preserve"> </w:t>
      </w:r>
      <w:r w:rsidRPr="0021089C">
        <w:rPr>
          <w:rStyle w:val="hps"/>
          <w:lang w:val="en-US"/>
        </w:rPr>
        <w:t>possibilities’</w:t>
      </w:r>
      <w:r w:rsidRPr="0021089C">
        <w:rPr>
          <w:lang w:val="en-US"/>
        </w:rPr>
        <w:t xml:space="preserve"> </w:t>
      </w:r>
      <w:r w:rsidRPr="0021089C">
        <w:rPr>
          <w:rStyle w:val="hps"/>
          <w:lang w:val="en-US"/>
        </w:rPr>
        <w:t>space unstable.</w:t>
      </w:r>
    </w:p>
    <w:p w:rsidR="006F2113" w:rsidRPr="0021089C" w:rsidRDefault="00F67371" w:rsidP="00B825FB">
      <w:pPr>
        <w:rPr>
          <w:rStyle w:val="hps"/>
          <w:lang w:val="en-US"/>
        </w:rPr>
      </w:pPr>
      <w:r w:rsidRPr="0021089C">
        <w:rPr>
          <w:rStyle w:val="hps"/>
          <w:lang w:val="en-US"/>
        </w:rPr>
        <w:t>In our case,</w:t>
      </w:r>
      <w:r w:rsidRPr="0021089C">
        <w:rPr>
          <w:lang w:val="en-US"/>
        </w:rPr>
        <w:t xml:space="preserve"> </w:t>
      </w:r>
      <w:r w:rsidRPr="0021089C">
        <w:rPr>
          <w:rStyle w:val="hps"/>
          <w:lang w:val="en-US"/>
        </w:rPr>
        <w:t>we have a small</w:t>
      </w:r>
      <w:r w:rsidRPr="0021089C">
        <w:rPr>
          <w:lang w:val="en-US"/>
        </w:rPr>
        <w:t xml:space="preserve"> </w:t>
      </w:r>
      <w:r w:rsidRPr="0021089C">
        <w:rPr>
          <w:rStyle w:val="hps"/>
          <w:lang w:val="en-US"/>
        </w:rPr>
        <w:t>vocabulary</w:t>
      </w:r>
      <w:r w:rsidRPr="0021089C">
        <w:rPr>
          <w:lang w:val="en-US"/>
        </w:rPr>
        <w:t xml:space="preserve"> </w:t>
      </w:r>
      <w:r w:rsidRPr="0021089C">
        <w:rPr>
          <w:rStyle w:val="hps"/>
          <w:lang w:val="en-US"/>
        </w:rPr>
        <w:t>(</w:t>
      </w:r>
      <w:r w:rsidRPr="0021089C">
        <w:rPr>
          <w:lang w:val="en-US"/>
        </w:rPr>
        <w:t xml:space="preserve">about twenty </w:t>
      </w:r>
      <w:r w:rsidRPr="0021089C">
        <w:rPr>
          <w:rStyle w:val="hps"/>
          <w:lang w:val="en-US"/>
        </w:rPr>
        <w:t>words)</w:t>
      </w:r>
      <w:r w:rsidRPr="0021089C">
        <w:rPr>
          <w:lang w:val="en-US"/>
        </w:rPr>
        <w:t xml:space="preserve"> </w:t>
      </w:r>
      <w:r w:rsidRPr="0021089C">
        <w:rPr>
          <w:rStyle w:val="hps"/>
          <w:lang w:val="en-US"/>
        </w:rPr>
        <w:t>based on</w:t>
      </w:r>
      <w:r w:rsidRPr="0021089C">
        <w:rPr>
          <w:lang w:val="en-US"/>
        </w:rPr>
        <w:t xml:space="preserve"> </w:t>
      </w:r>
      <w:r w:rsidRPr="0021089C">
        <w:rPr>
          <w:rStyle w:val="hps"/>
          <w:lang w:val="en-US"/>
        </w:rPr>
        <w:t>a single-</w:t>
      </w:r>
      <w:r w:rsidRPr="0021089C">
        <w:rPr>
          <w:rStyle w:val="atn"/>
          <w:lang w:val="en-US"/>
        </w:rPr>
        <w:t>speaker (</w:t>
      </w:r>
      <w:r w:rsidRPr="0021089C">
        <w:rPr>
          <w:lang w:val="en-US"/>
        </w:rPr>
        <w:t xml:space="preserve">considering </w:t>
      </w:r>
      <w:r w:rsidRPr="0021089C">
        <w:rPr>
          <w:rStyle w:val="hps"/>
          <w:lang w:val="en-US"/>
        </w:rPr>
        <w:t xml:space="preserve">during a </w:t>
      </w:r>
      <w:r w:rsidR="00EF03CD" w:rsidRPr="0021089C">
        <w:rPr>
          <w:rStyle w:val="hps"/>
          <w:lang w:val="en-US"/>
        </w:rPr>
        <w:t>recording</w:t>
      </w:r>
      <w:r w:rsidR="00EF03CD" w:rsidRPr="0021089C">
        <w:rPr>
          <w:lang w:val="en-US"/>
        </w:rPr>
        <w:t xml:space="preserve"> </w:t>
      </w:r>
      <w:r w:rsidRPr="0021089C">
        <w:rPr>
          <w:rStyle w:val="hps"/>
          <w:lang w:val="en-US"/>
        </w:rPr>
        <w:t>phase</w:t>
      </w:r>
      <w:r w:rsidR="00EF03CD" w:rsidRPr="0021089C">
        <w:rPr>
          <w:rStyle w:val="hps"/>
          <w:lang w:val="en-US"/>
        </w:rPr>
        <w:t>,</w:t>
      </w:r>
      <w:r w:rsidRPr="0021089C">
        <w:rPr>
          <w:lang w:val="en-US"/>
        </w:rPr>
        <w:t xml:space="preserve"> </w:t>
      </w:r>
      <w:r w:rsidRPr="0021089C">
        <w:rPr>
          <w:rStyle w:val="hps"/>
          <w:lang w:val="en-US"/>
        </w:rPr>
        <w:t>a single</w:t>
      </w:r>
      <w:r w:rsidRPr="0021089C">
        <w:rPr>
          <w:lang w:val="en-US"/>
        </w:rPr>
        <w:t xml:space="preserve"> </w:t>
      </w:r>
      <w:r w:rsidRPr="0021089C">
        <w:rPr>
          <w:rStyle w:val="hps"/>
          <w:lang w:val="en-US"/>
        </w:rPr>
        <w:t>person has to</w:t>
      </w:r>
      <w:r w:rsidRPr="0021089C">
        <w:rPr>
          <w:lang w:val="en-US"/>
        </w:rPr>
        <w:t xml:space="preserve"> </w:t>
      </w:r>
      <w:r w:rsidRPr="0021089C">
        <w:rPr>
          <w:rStyle w:val="hps"/>
          <w:lang w:val="en-US"/>
        </w:rPr>
        <w:t>speak).</w:t>
      </w:r>
      <w:r w:rsidRPr="0021089C">
        <w:rPr>
          <w:lang w:val="en-US"/>
        </w:rPr>
        <w:t xml:space="preserve"> </w:t>
      </w:r>
      <w:r w:rsidR="00EF03CD" w:rsidRPr="0021089C">
        <w:rPr>
          <w:rStyle w:val="hps"/>
          <w:lang w:val="en-US"/>
        </w:rPr>
        <w:t xml:space="preserve">It </w:t>
      </w:r>
      <w:r w:rsidRPr="0021089C">
        <w:rPr>
          <w:rStyle w:val="hps"/>
          <w:lang w:val="en-US"/>
        </w:rPr>
        <w:t>is</w:t>
      </w:r>
      <w:r w:rsidR="00EF03CD" w:rsidRPr="0021089C">
        <w:rPr>
          <w:rStyle w:val="hps"/>
          <w:lang w:val="en-US"/>
        </w:rPr>
        <w:t xml:space="preserve"> the reason why it is</w:t>
      </w:r>
      <w:r w:rsidRPr="0021089C">
        <w:rPr>
          <w:rStyle w:val="hps"/>
          <w:lang w:val="en-US"/>
        </w:rPr>
        <w:t xml:space="preserve"> not necessary</w:t>
      </w:r>
      <w:r w:rsidRPr="0021089C">
        <w:rPr>
          <w:lang w:val="en-US"/>
        </w:rPr>
        <w:t xml:space="preserve"> </w:t>
      </w:r>
      <w:r w:rsidRPr="0021089C">
        <w:rPr>
          <w:rStyle w:val="hps"/>
          <w:lang w:val="en-US"/>
        </w:rPr>
        <w:t>here to use</w:t>
      </w:r>
      <w:r w:rsidRPr="0021089C">
        <w:rPr>
          <w:lang w:val="en-US"/>
        </w:rPr>
        <w:t xml:space="preserve"> a </w:t>
      </w:r>
      <w:r w:rsidRPr="0021089C">
        <w:rPr>
          <w:rStyle w:val="hps"/>
          <w:lang w:val="en-US"/>
        </w:rPr>
        <w:t>neural network</w:t>
      </w:r>
      <w:r w:rsidRPr="0021089C">
        <w:rPr>
          <w:lang w:val="en-US"/>
        </w:rPr>
        <w:t xml:space="preserve"> </w:t>
      </w:r>
      <w:r w:rsidRPr="0021089C">
        <w:rPr>
          <w:rStyle w:val="hps"/>
          <w:lang w:val="en-US"/>
        </w:rPr>
        <w:t xml:space="preserve">that </w:t>
      </w:r>
      <w:r w:rsidR="00A939D5" w:rsidRPr="0021089C">
        <w:rPr>
          <w:rStyle w:val="hps"/>
          <w:lang w:val="en-US"/>
        </w:rPr>
        <w:t>is</w:t>
      </w:r>
      <w:r w:rsidRPr="0021089C">
        <w:rPr>
          <w:lang w:val="en-US"/>
        </w:rPr>
        <w:t xml:space="preserve"> </w:t>
      </w:r>
      <w:r w:rsidRPr="0021089C">
        <w:rPr>
          <w:rStyle w:val="hps"/>
          <w:lang w:val="en-US"/>
        </w:rPr>
        <w:t>heavier</w:t>
      </w:r>
      <w:r w:rsidRPr="0021089C">
        <w:rPr>
          <w:lang w:val="en-US"/>
        </w:rPr>
        <w:t xml:space="preserve"> to </w:t>
      </w:r>
      <w:r w:rsidRPr="0021089C">
        <w:rPr>
          <w:rStyle w:val="hps"/>
          <w:lang w:val="en-US"/>
        </w:rPr>
        <w:t xml:space="preserve">implement (on </w:t>
      </w:r>
      <w:r w:rsidRPr="0021089C">
        <w:rPr>
          <w:lang w:val="en-US"/>
        </w:rPr>
        <w:t xml:space="preserve">a </w:t>
      </w:r>
      <w:r w:rsidR="00716B58" w:rsidRPr="0021089C">
        <w:rPr>
          <w:rStyle w:val="hps"/>
          <w:lang w:val="en-US"/>
        </w:rPr>
        <w:t>computational</w:t>
      </w:r>
      <w:r w:rsidRPr="0021089C">
        <w:rPr>
          <w:lang w:val="en-US"/>
        </w:rPr>
        <w:t xml:space="preserve"> </w:t>
      </w:r>
      <w:r w:rsidRPr="0021089C">
        <w:rPr>
          <w:rStyle w:val="hps"/>
          <w:lang w:val="en-US"/>
        </w:rPr>
        <w:t>point</w:t>
      </w:r>
      <w:r w:rsidRPr="0021089C">
        <w:rPr>
          <w:lang w:val="en-US"/>
        </w:rPr>
        <w:t xml:space="preserve">) and </w:t>
      </w:r>
      <w:r w:rsidRPr="0021089C">
        <w:rPr>
          <w:rStyle w:val="hps"/>
          <w:lang w:val="en-US"/>
        </w:rPr>
        <w:t>it suffices to</w:t>
      </w:r>
      <w:r w:rsidRPr="0021089C">
        <w:rPr>
          <w:lang w:val="en-US"/>
        </w:rPr>
        <w:t xml:space="preserve"> </w:t>
      </w:r>
      <w:r w:rsidR="00EF03CD" w:rsidRPr="0021089C">
        <w:rPr>
          <w:rStyle w:val="hps"/>
          <w:lang w:val="en-US"/>
        </w:rPr>
        <w:t xml:space="preserve">create a new </w:t>
      </w:r>
      <w:r w:rsidRPr="0021089C">
        <w:rPr>
          <w:rStyle w:val="hps"/>
          <w:lang w:val="en-US"/>
        </w:rPr>
        <w:t>comparison</w:t>
      </w:r>
      <w:r w:rsidRPr="0021089C">
        <w:rPr>
          <w:lang w:val="en-US"/>
        </w:rPr>
        <w:t xml:space="preserve"> data</w:t>
      </w:r>
      <w:r w:rsidR="00A939D5" w:rsidRPr="0021089C">
        <w:rPr>
          <w:rStyle w:val="hps"/>
          <w:lang w:val="en-US"/>
        </w:rPr>
        <w:t>bas</w:t>
      </w:r>
      <w:r w:rsidRPr="0021089C">
        <w:rPr>
          <w:rStyle w:val="hps"/>
          <w:lang w:val="en-US"/>
        </w:rPr>
        <w:t>e for each</w:t>
      </w:r>
      <w:r w:rsidRPr="0021089C">
        <w:rPr>
          <w:lang w:val="en-US"/>
        </w:rPr>
        <w:t xml:space="preserve"> </w:t>
      </w:r>
      <w:r w:rsidRPr="0021089C">
        <w:rPr>
          <w:rStyle w:val="hps"/>
          <w:lang w:val="en-US"/>
        </w:rPr>
        <w:t>new user.</w:t>
      </w:r>
    </w:p>
    <w:p w:rsidR="006F2113" w:rsidRPr="0021089C" w:rsidRDefault="006F2113">
      <w:pPr>
        <w:rPr>
          <w:rStyle w:val="hps"/>
          <w:lang w:val="en-US"/>
        </w:rPr>
      </w:pPr>
      <w:r w:rsidRPr="0021089C">
        <w:rPr>
          <w:rStyle w:val="hps"/>
          <w:lang w:val="en-US"/>
        </w:rPr>
        <w:br w:type="page"/>
      </w:r>
    </w:p>
    <w:p w:rsidR="007463CF" w:rsidRPr="0021089C" w:rsidRDefault="006F2113" w:rsidP="006F2113">
      <w:pPr>
        <w:pStyle w:val="Heading4"/>
        <w:ind w:firstLine="708"/>
        <w:rPr>
          <w:lang w:val="en-US"/>
        </w:rPr>
      </w:pPr>
      <w:r w:rsidRPr="0021089C">
        <w:rPr>
          <w:lang w:val="en-US"/>
        </w:rPr>
        <w:lastRenderedPageBreak/>
        <w:t>Hidden Markov model</w:t>
      </w:r>
    </w:p>
    <w:p w:rsidR="006F2113" w:rsidRPr="0021089C" w:rsidRDefault="006F2113" w:rsidP="006F2113">
      <w:pPr>
        <w:rPr>
          <w:lang w:val="en-US"/>
        </w:rPr>
      </w:pPr>
      <w:r w:rsidRPr="0021089C">
        <w:rPr>
          <w:lang w:val="en-US"/>
        </w:rPr>
        <w:t>A Markov chain is a</w:t>
      </w:r>
      <w:r w:rsidR="00E21F77" w:rsidRPr="0021089C">
        <w:rPr>
          <w:lang w:val="en-US"/>
        </w:rPr>
        <w:t>n</w:t>
      </w:r>
      <w:r w:rsidRPr="0021089C">
        <w:rPr>
          <w:lang w:val="en-US"/>
        </w:rPr>
        <w:t xml:space="preserve"> automaton which contain</w:t>
      </w:r>
      <w:r w:rsidR="00E21F77" w:rsidRPr="0021089C">
        <w:rPr>
          <w:lang w:val="en-US"/>
        </w:rPr>
        <w:t>s</w:t>
      </w:r>
      <w:r w:rsidRPr="0021089C">
        <w:rPr>
          <w:lang w:val="en-US"/>
        </w:rPr>
        <w:t xml:space="preserve"> a number of states, and </w:t>
      </w:r>
      <w:r w:rsidR="00EF03CD" w:rsidRPr="0021089C">
        <w:rPr>
          <w:lang w:val="en-US"/>
        </w:rPr>
        <w:t xml:space="preserve">it </w:t>
      </w:r>
      <w:r w:rsidRPr="0021089C">
        <w:rPr>
          <w:lang w:val="en-US"/>
        </w:rPr>
        <w:t>move from one state to another</w:t>
      </w:r>
      <w:r w:rsidR="00EF03CD" w:rsidRPr="0021089C">
        <w:rPr>
          <w:lang w:val="en-US"/>
        </w:rPr>
        <w:t xml:space="preserve"> one</w:t>
      </w:r>
      <w:r w:rsidRPr="0021089C">
        <w:rPr>
          <w:lang w:val="en-US"/>
        </w:rPr>
        <w:t xml:space="preserve"> with a certain probability.</w:t>
      </w:r>
      <w:r w:rsidRPr="0021089C">
        <w:rPr>
          <w:lang w:val="en-US"/>
        </w:rPr>
        <w:br/>
        <w:t xml:space="preserve">In </w:t>
      </w:r>
      <w:r w:rsidR="00EF03CD" w:rsidRPr="0021089C">
        <w:rPr>
          <w:lang w:val="en-US"/>
        </w:rPr>
        <w:t>the</w:t>
      </w:r>
      <w:r w:rsidRPr="0021089C">
        <w:rPr>
          <w:lang w:val="en-US"/>
        </w:rPr>
        <w:t xml:space="preserve"> example</w:t>
      </w:r>
      <w:r w:rsidR="00EF03CD" w:rsidRPr="0021089C">
        <w:rPr>
          <w:lang w:val="en-US"/>
        </w:rPr>
        <w:t xml:space="preserve"> bellow</w:t>
      </w:r>
      <w:r w:rsidRPr="0021089C">
        <w:rPr>
          <w:lang w:val="en-US"/>
        </w:rPr>
        <w:t xml:space="preserve">, we have 3 states: A, B and C. If at time I, </w:t>
      </w:r>
      <w:r w:rsidR="00E21F77" w:rsidRPr="0021089C">
        <w:rPr>
          <w:lang w:val="en-US"/>
        </w:rPr>
        <w:t xml:space="preserve">the automaton is in state B, </w:t>
      </w:r>
      <w:r w:rsidRPr="0021089C">
        <w:rPr>
          <w:lang w:val="en-US"/>
        </w:rPr>
        <w:t xml:space="preserve">it can move to state C with the probability q or remain in state B with the probability s. (Note here that </w:t>
      </w:r>
      <w:proofErr w:type="spellStart"/>
      <w:r w:rsidRPr="0021089C">
        <w:rPr>
          <w:lang w:val="en-US"/>
        </w:rPr>
        <w:t>r+q</w:t>
      </w:r>
      <w:proofErr w:type="spellEnd"/>
      <w:r w:rsidRPr="0021089C">
        <w:rPr>
          <w:lang w:val="en-US"/>
        </w:rPr>
        <w:t xml:space="preserve">=1, </w:t>
      </w:r>
      <w:proofErr w:type="spellStart"/>
      <w:r w:rsidRPr="0021089C">
        <w:rPr>
          <w:lang w:val="en-US"/>
        </w:rPr>
        <w:t>s+q</w:t>
      </w:r>
      <w:proofErr w:type="spellEnd"/>
      <w:r w:rsidRPr="0021089C">
        <w:rPr>
          <w:lang w:val="en-US"/>
        </w:rPr>
        <w:t>=1 and t+</w:t>
      </w:r>
      <w:proofErr w:type="gramStart"/>
      <w:r w:rsidRPr="0021089C">
        <w:rPr>
          <w:lang w:val="en-US"/>
        </w:rPr>
        <w:t>?=</w:t>
      </w:r>
      <w:proofErr w:type="gramEnd"/>
      <w:r w:rsidRPr="0021089C">
        <w:rPr>
          <w:lang w:val="en-US"/>
        </w:rPr>
        <w:t>1)</w:t>
      </w:r>
      <w:r w:rsidRPr="0021089C">
        <w:rPr>
          <w:lang w:val="en-US"/>
        </w:rPr>
        <w:br/>
        <w:t>In our case</w:t>
      </w:r>
      <w:r w:rsidR="00EF03CD" w:rsidRPr="0021089C">
        <w:rPr>
          <w:lang w:val="en-US"/>
        </w:rPr>
        <w:t xml:space="preserve"> (voice recognition)</w:t>
      </w:r>
      <w:r w:rsidRPr="0021089C">
        <w:rPr>
          <w:lang w:val="en-US"/>
        </w:rPr>
        <w:t xml:space="preserve">, we removed the possibility of going back because </w:t>
      </w:r>
      <w:r w:rsidR="00EF03CD" w:rsidRPr="0021089C">
        <w:rPr>
          <w:lang w:val="en-US"/>
        </w:rPr>
        <w:t xml:space="preserve">time is linear and A, B, </w:t>
      </w:r>
      <w:r w:rsidRPr="0021089C">
        <w:rPr>
          <w:lang w:val="en-US"/>
        </w:rPr>
        <w:t>C are considered as successive states.</w:t>
      </w:r>
    </w:p>
    <w:p w:rsidR="00473B80" w:rsidRPr="0021089C" w:rsidRDefault="00114C39" w:rsidP="00473B80">
      <w:pPr>
        <w:keepNext/>
        <w:jc w:val="center"/>
        <w:rPr>
          <w:lang w:val="en-US"/>
        </w:rPr>
      </w:pPr>
      <w:r w:rsidRPr="0021089C">
        <w:rPr>
          <w:noProof/>
          <w:lang w:val="en-US" w:eastAsia="fr-FR"/>
        </w:rPr>
        <w:drawing>
          <wp:inline distT="0" distB="0" distL="0" distR="0">
            <wp:extent cx="4472030" cy="2034673"/>
            <wp:effectExtent l="19050" t="0" r="47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476314" cy="2036622"/>
                    </a:xfrm>
                    <a:prstGeom prst="rect">
                      <a:avLst/>
                    </a:prstGeom>
                    <a:noFill/>
                    <a:ln w="9525">
                      <a:noFill/>
                      <a:miter lim="800000"/>
                      <a:headEnd/>
                      <a:tailEnd/>
                    </a:ln>
                  </pic:spPr>
                </pic:pic>
              </a:graphicData>
            </a:graphic>
          </wp:inline>
        </w:drawing>
      </w:r>
    </w:p>
    <w:p w:rsidR="00114C39" w:rsidRPr="0021089C" w:rsidRDefault="00473B80" w:rsidP="00473B80">
      <w:pPr>
        <w:pStyle w:val="Caption"/>
        <w:jc w:val="center"/>
        <w:rPr>
          <w:lang w:val="en-US"/>
        </w:rPr>
      </w:pPr>
      <w:bookmarkStart w:id="97" w:name="_Toc346722104"/>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10</w:t>
      </w:r>
      <w:r w:rsidRPr="0021089C">
        <w:rPr>
          <w:lang w:val="en-US"/>
        </w:rPr>
        <w:fldChar w:fldCharType="end"/>
      </w:r>
      <w:r w:rsidRPr="0021089C">
        <w:rPr>
          <w:lang w:val="en-US"/>
        </w:rPr>
        <w:t xml:space="preserve"> hidden Markov model</w:t>
      </w:r>
      <w:bookmarkEnd w:id="97"/>
    </w:p>
    <w:p w:rsidR="00114C39" w:rsidRPr="0021089C" w:rsidRDefault="00114C39" w:rsidP="006F2113">
      <w:pPr>
        <w:rPr>
          <w:lang w:val="en-US"/>
        </w:rPr>
      </w:pPr>
    </w:p>
    <w:p w:rsidR="00114C39" w:rsidRPr="0021089C" w:rsidRDefault="00114C39" w:rsidP="006F2113">
      <w:pPr>
        <w:rPr>
          <w:lang w:val="en-US"/>
        </w:rPr>
      </w:pPr>
      <w:r w:rsidRPr="0021089C">
        <w:rPr>
          <w:lang w:val="en-US"/>
        </w:rPr>
        <w:t xml:space="preserve">The </w:t>
      </w:r>
      <w:r w:rsidR="00EF03CD" w:rsidRPr="0021089C">
        <w:rPr>
          <w:lang w:val="en-US"/>
        </w:rPr>
        <w:t>issue</w:t>
      </w:r>
      <w:r w:rsidRPr="0021089C">
        <w:rPr>
          <w:lang w:val="en-US"/>
        </w:rPr>
        <w:t xml:space="preserve"> here is to determine the different transition coefficients from one state to another (p, q, r, s, t)</w:t>
      </w:r>
      <w:r w:rsidR="00424E5F" w:rsidRPr="0021089C">
        <w:rPr>
          <w:lang w:val="en-US"/>
        </w:rPr>
        <w:t>, and then freely apply this algorithm on word recognition.</w:t>
      </w:r>
    </w:p>
    <w:p w:rsidR="00EE0E70" w:rsidRPr="0021089C" w:rsidRDefault="00424E5F" w:rsidP="006F2113">
      <w:pPr>
        <w:rPr>
          <w:rStyle w:val="hps"/>
          <w:lang w:val="en-US"/>
        </w:rPr>
      </w:pPr>
      <w:r w:rsidRPr="0021089C">
        <w:rPr>
          <w:lang w:val="en-US"/>
        </w:rPr>
        <w:t>This training can be based on the forward-backward algorithm</w:t>
      </w:r>
      <w:r w:rsidR="00EF03CD" w:rsidRPr="0021089C">
        <w:rPr>
          <w:lang w:val="en-US"/>
        </w:rPr>
        <w:t xml:space="preserve">: </w:t>
      </w:r>
      <w:r w:rsidRPr="0021089C">
        <w:rPr>
          <w:lang w:val="en-US"/>
        </w:rPr>
        <w:br/>
      </w:r>
      <w:r w:rsidRPr="0021089C">
        <w:rPr>
          <w:rStyle w:val="hps"/>
          <w:lang w:val="en-US"/>
        </w:rPr>
        <w:t>It</w:t>
      </w:r>
      <w:r w:rsidRPr="0021089C">
        <w:rPr>
          <w:lang w:val="en-US"/>
        </w:rPr>
        <w:t xml:space="preserve"> </w:t>
      </w:r>
      <w:r w:rsidRPr="0021089C">
        <w:rPr>
          <w:rStyle w:val="hps"/>
          <w:lang w:val="en-US"/>
        </w:rPr>
        <w:t>starts by calculating</w:t>
      </w:r>
      <w:r w:rsidRPr="0021089C">
        <w:rPr>
          <w:lang w:val="en-US"/>
        </w:rPr>
        <w:t xml:space="preserve"> </w:t>
      </w:r>
      <w:r w:rsidRPr="0021089C">
        <w:rPr>
          <w:rStyle w:val="hps"/>
          <w:lang w:val="en-US"/>
        </w:rPr>
        <w:t>the balance of probabilities</w:t>
      </w:r>
      <w:r w:rsidRPr="0021089C">
        <w:rPr>
          <w:lang w:val="en-US"/>
        </w:rPr>
        <w:t xml:space="preserve"> </w:t>
      </w:r>
      <w:r w:rsidRPr="0021089C">
        <w:rPr>
          <w:rStyle w:val="hps"/>
          <w:lang w:val="en-US"/>
        </w:rPr>
        <w:t>"forward"</w:t>
      </w:r>
      <w:r w:rsidRPr="0021089C">
        <w:rPr>
          <w:lang w:val="en-US"/>
        </w:rPr>
        <w:t xml:space="preserve">, which give </w:t>
      </w:r>
      <w:r w:rsidRPr="0021089C">
        <w:rPr>
          <w:rStyle w:val="hps"/>
          <w:lang w:val="en-US"/>
        </w:rPr>
        <w:t>the probability of obtaining</w:t>
      </w:r>
      <w:r w:rsidRPr="0021089C">
        <w:rPr>
          <w:lang w:val="en-US"/>
        </w:rPr>
        <w:t xml:space="preserve"> </w:t>
      </w:r>
      <w:r w:rsidRPr="0021089C">
        <w:rPr>
          <w:rStyle w:val="hps"/>
          <w:lang w:val="en-US"/>
        </w:rPr>
        <w:t>the first k</w:t>
      </w:r>
      <w:r w:rsidRPr="0021089C">
        <w:rPr>
          <w:lang w:val="en-US"/>
        </w:rPr>
        <w:t xml:space="preserve"> </w:t>
      </w:r>
      <w:r w:rsidRPr="0021089C">
        <w:rPr>
          <w:rStyle w:val="hps"/>
          <w:lang w:val="en-US"/>
        </w:rPr>
        <w:t>observations</w:t>
      </w:r>
      <w:r w:rsidRPr="0021089C">
        <w:rPr>
          <w:lang w:val="en-US"/>
        </w:rPr>
        <w:t xml:space="preserve"> </w:t>
      </w:r>
      <w:r w:rsidRPr="0021089C">
        <w:rPr>
          <w:rStyle w:val="hps"/>
          <w:lang w:val="en-US"/>
        </w:rPr>
        <w:t>in a given sequence</w:t>
      </w:r>
      <w:r w:rsidRPr="0021089C">
        <w:rPr>
          <w:lang w:val="en-US"/>
        </w:rPr>
        <w:t xml:space="preserve">, ending </w:t>
      </w:r>
      <w:r w:rsidRPr="0021089C">
        <w:rPr>
          <w:rStyle w:val="hps"/>
          <w:lang w:val="en-US"/>
        </w:rPr>
        <w:t>in each</w:t>
      </w:r>
      <w:r w:rsidRPr="0021089C">
        <w:rPr>
          <w:lang w:val="en-US"/>
        </w:rPr>
        <w:t xml:space="preserve"> </w:t>
      </w:r>
      <w:r w:rsidRPr="0021089C">
        <w:rPr>
          <w:rStyle w:val="hps"/>
          <w:lang w:val="en-US"/>
        </w:rPr>
        <w:t>possible state of the</w:t>
      </w:r>
      <w:r w:rsidRPr="0021089C">
        <w:rPr>
          <w:lang w:val="en-US"/>
        </w:rPr>
        <w:t xml:space="preserve"> </w:t>
      </w:r>
      <w:r w:rsidRPr="0021089C">
        <w:rPr>
          <w:rStyle w:val="hps"/>
          <w:lang w:val="en-US"/>
        </w:rPr>
        <w:t>Markov model.</w:t>
      </w:r>
      <w:r w:rsidRPr="0021089C">
        <w:rPr>
          <w:lang w:val="en-US"/>
        </w:rPr>
        <w:t xml:space="preserve"> Then i</w:t>
      </w:r>
      <w:r w:rsidRPr="0021089C">
        <w:rPr>
          <w:rStyle w:val="hps"/>
          <w:lang w:val="en-US"/>
        </w:rPr>
        <w:t>t calculates</w:t>
      </w:r>
      <w:r w:rsidRPr="0021089C">
        <w:rPr>
          <w:lang w:val="en-US"/>
        </w:rPr>
        <w:t xml:space="preserve"> </w:t>
      </w:r>
      <w:r w:rsidRPr="0021089C">
        <w:rPr>
          <w:rStyle w:val="hps"/>
          <w:lang w:val="en-US"/>
        </w:rPr>
        <w:t>the</w:t>
      </w:r>
      <w:r w:rsidRPr="0021089C">
        <w:rPr>
          <w:lang w:val="en-US"/>
        </w:rPr>
        <w:t xml:space="preserve"> </w:t>
      </w:r>
      <w:r w:rsidRPr="0021089C">
        <w:rPr>
          <w:rStyle w:val="hps"/>
          <w:lang w:val="en-US"/>
        </w:rPr>
        <w:t>set of probabilities</w:t>
      </w:r>
      <w:r w:rsidRPr="0021089C">
        <w:rPr>
          <w:lang w:val="en-US"/>
        </w:rPr>
        <w:t xml:space="preserve"> </w:t>
      </w:r>
      <w:r w:rsidRPr="0021089C">
        <w:rPr>
          <w:rStyle w:val="hps"/>
          <w:lang w:val="en-US"/>
        </w:rPr>
        <w:t>"back"</w:t>
      </w:r>
      <w:r w:rsidRPr="0021089C">
        <w:rPr>
          <w:lang w:val="en-US"/>
        </w:rPr>
        <w:t xml:space="preserve">, which represents </w:t>
      </w:r>
      <w:r w:rsidRPr="0021089C">
        <w:rPr>
          <w:rStyle w:val="hps"/>
          <w:lang w:val="en-US"/>
        </w:rPr>
        <w:t>the probability of</w:t>
      </w:r>
      <w:r w:rsidRPr="0021089C">
        <w:rPr>
          <w:lang w:val="en-US"/>
        </w:rPr>
        <w:t xml:space="preserve"> </w:t>
      </w:r>
      <w:r w:rsidRPr="0021089C">
        <w:rPr>
          <w:rStyle w:val="hps"/>
          <w:lang w:val="en-US"/>
        </w:rPr>
        <w:t>the</w:t>
      </w:r>
      <w:r w:rsidRPr="0021089C">
        <w:rPr>
          <w:lang w:val="en-US"/>
        </w:rPr>
        <w:t xml:space="preserve"> </w:t>
      </w:r>
      <w:r w:rsidRPr="0021089C">
        <w:rPr>
          <w:rStyle w:val="hps"/>
          <w:lang w:val="en-US"/>
        </w:rPr>
        <w:t>other cases when</w:t>
      </w:r>
      <w:r w:rsidRPr="0021089C">
        <w:rPr>
          <w:lang w:val="en-US"/>
        </w:rPr>
        <w:t xml:space="preserve"> </w:t>
      </w:r>
      <w:r w:rsidRPr="0021089C">
        <w:rPr>
          <w:rStyle w:val="hps"/>
          <w:lang w:val="en-US"/>
        </w:rPr>
        <w:t>an initial state is given.</w:t>
      </w:r>
      <w:r w:rsidRPr="0021089C">
        <w:rPr>
          <w:lang w:val="en-US"/>
        </w:rPr>
        <w:br/>
      </w:r>
      <w:r w:rsidRPr="0021089C">
        <w:rPr>
          <w:rStyle w:val="hps"/>
          <w:lang w:val="en-US"/>
        </w:rPr>
        <w:t>Both sets of</w:t>
      </w:r>
      <w:r w:rsidRPr="0021089C">
        <w:rPr>
          <w:lang w:val="en-US"/>
        </w:rPr>
        <w:t xml:space="preserve"> </w:t>
      </w:r>
      <w:r w:rsidRPr="0021089C">
        <w:rPr>
          <w:rStyle w:val="hps"/>
          <w:lang w:val="en-US"/>
        </w:rPr>
        <w:t>probabilities can be</w:t>
      </w:r>
      <w:r w:rsidRPr="0021089C">
        <w:rPr>
          <w:lang w:val="en-US"/>
        </w:rPr>
        <w:t xml:space="preserve"> </w:t>
      </w:r>
      <w:r w:rsidRPr="0021089C">
        <w:rPr>
          <w:rStyle w:val="hps"/>
          <w:lang w:val="en-US"/>
        </w:rPr>
        <w:t>combined to obtain</w:t>
      </w:r>
      <w:r w:rsidRPr="0021089C">
        <w:rPr>
          <w:lang w:val="en-US"/>
        </w:rPr>
        <w:t xml:space="preserve"> </w:t>
      </w:r>
      <w:r w:rsidRPr="0021089C">
        <w:rPr>
          <w:rStyle w:val="hps"/>
          <w:lang w:val="en-US"/>
        </w:rPr>
        <w:t>the probability of being</w:t>
      </w:r>
      <w:r w:rsidRPr="0021089C">
        <w:rPr>
          <w:lang w:val="en-US"/>
        </w:rPr>
        <w:t xml:space="preserve"> </w:t>
      </w:r>
      <w:r w:rsidRPr="0021089C">
        <w:rPr>
          <w:rStyle w:val="hps"/>
          <w:lang w:val="en-US"/>
        </w:rPr>
        <w:t>in each state at</w:t>
      </w:r>
      <w:r w:rsidRPr="0021089C">
        <w:rPr>
          <w:lang w:val="en-US"/>
        </w:rPr>
        <w:t xml:space="preserve"> </w:t>
      </w:r>
      <w:r w:rsidRPr="0021089C">
        <w:rPr>
          <w:rStyle w:val="hps"/>
          <w:lang w:val="en-US"/>
        </w:rPr>
        <w:t>a given time</w:t>
      </w:r>
      <w:r w:rsidRPr="0021089C">
        <w:rPr>
          <w:lang w:val="en-US"/>
        </w:rPr>
        <w:t xml:space="preserve"> </w:t>
      </w:r>
      <w:r w:rsidRPr="0021089C">
        <w:rPr>
          <w:rStyle w:val="hps"/>
          <w:lang w:val="en-US"/>
        </w:rPr>
        <w:t>during the observation</w:t>
      </w:r>
      <w:r w:rsidRPr="0021089C">
        <w:rPr>
          <w:lang w:val="en-US"/>
        </w:rPr>
        <w:t xml:space="preserve"> </w:t>
      </w:r>
      <w:r w:rsidRPr="0021089C">
        <w:rPr>
          <w:rStyle w:val="hps"/>
          <w:lang w:val="en-US"/>
        </w:rPr>
        <w:t>of the sequence.</w:t>
      </w:r>
    </w:p>
    <w:p w:rsidR="00E02D5C" w:rsidRPr="0021089C" w:rsidRDefault="00EF03CD" w:rsidP="006F2113">
      <w:pPr>
        <w:rPr>
          <w:lang w:val="en-US"/>
        </w:rPr>
      </w:pPr>
      <w:r w:rsidRPr="0021089C">
        <w:rPr>
          <w:rStyle w:val="hps"/>
          <w:lang w:val="en-US"/>
        </w:rPr>
        <w:t>I</w:t>
      </w:r>
      <w:r w:rsidR="00424E5F" w:rsidRPr="0021089C">
        <w:rPr>
          <w:rStyle w:val="hps"/>
          <w:lang w:val="en-US"/>
        </w:rPr>
        <w:t>t</w:t>
      </w:r>
      <w:r w:rsidR="00424E5F" w:rsidRPr="0021089C">
        <w:rPr>
          <w:lang w:val="en-US"/>
        </w:rPr>
        <w:t xml:space="preserve"> </w:t>
      </w:r>
      <w:r w:rsidR="00424E5F" w:rsidRPr="0021089C">
        <w:rPr>
          <w:rStyle w:val="hps"/>
          <w:lang w:val="en-US"/>
        </w:rPr>
        <w:t>is not interesting</w:t>
      </w:r>
      <w:r w:rsidR="00424E5F" w:rsidRPr="0021089C">
        <w:rPr>
          <w:lang w:val="en-US"/>
        </w:rPr>
        <w:t xml:space="preserve"> </w:t>
      </w:r>
      <w:r w:rsidR="00424E5F" w:rsidRPr="0021089C">
        <w:rPr>
          <w:rStyle w:val="hps"/>
          <w:lang w:val="en-US"/>
        </w:rPr>
        <w:t>in this case</w:t>
      </w:r>
      <w:r w:rsidR="00424E5F" w:rsidRPr="0021089C">
        <w:rPr>
          <w:lang w:val="en-US"/>
        </w:rPr>
        <w:t xml:space="preserve"> </w:t>
      </w:r>
      <w:r w:rsidR="00424E5F" w:rsidRPr="0021089C">
        <w:rPr>
          <w:rStyle w:val="hps"/>
          <w:lang w:val="en-US"/>
        </w:rPr>
        <w:t>to use the</w:t>
      </w:r>
      <w:r w:rsidR="00424E5F" w:rsidRPr="0021089C">
        <w:rPr>
          <w:lang w:val="en-US"/>
        </w:rPr>
        <w:t xml:space="preserve"> </w:t>
      </w:r>
      <w:r w:rsidR="00424E5F" w:rsidRPr="0021089C">
        <w:rPr>
          <w:rStyle w:val="hps"/>
          <w:lang w:val="en-US"/>
        </w:rPr>
        <w:t>hidden Markov model</w:t>
      </w:r>
      <w:r w:rsidR="00424E5F" w:rsidRPr="0021089C">
        <w:rPr>
          <w:lang w:val="en-US"/>
        </w:rPr>
        <w:t xml:space="preserve">, </w:t>
      </w:r>
      <w:r w:rsidR="00424E5F" w:rsidRPr="0021089C">
        <w:rPr>
          <w:rStyle w:val="hps"/>
          <w:lang w:val="en-US"/>
        </w:rPr>
        <w:t>because it is too</w:t>
      </w:r>
      <w:r w:rsidR="00424E5F" w:rsidRPr="0021089C">
        <w:rPr>
          <w:lang w:val="en-US"/>
        </w:rPr>
        <w:t xml:space="preserve"> </w:t>
      </w:r>
      <w:r w:rsidR="00424E5F" w:rsidRPr="0021089C">
        <w:rPr>
          <w:rStyle w:val="hps"/>
          <w:lang w:val="en-US"/>
        </w:rPr>
        <w:t>complex for</w:t>
      </w:r>
      <w:r w:rsidR="00424E5F" w:rsidRPr="0021089C">
        <w:rPr>
          <w:lang w:val="en-US"/>
        </w:rPr>
        <w:t xml:space="preserve"> </w:t>
      </w:r>
      <w:r w:rsidR="00EE0E70" w:rsidRPr="0021089C">
        <w:rPr>
          <w:lang w:val="en-US"/>
        </w:rPr>
        <w:t xml:space="preserve">the </w:t>
      </w:r>
      <w:r w:rsidR="00424E5F" w:rsidRPr="0021089C">
        <w:rPr>
          <w:rStyle w:val="hps"/>
          <w:lang w:val="en-US"/>
        </w:rPr>
        <w:t>small vocabulary</w:t>
      </w:r>
      <w:r w:rsidR="00424E5F" w:rsidRPr="0021089C">
        <w:rPr>
          <w:lang w:val="en-US"/>
        </w:rPr>
        <w:t xml:space="preserve"> </w:t>
      </w:r>
      <w:r w:rsidR="00424E5F" w:rsidRPr="0021089C">
        <w:rPr>
          <w:rStyle w:val="hps"/>
          <w:lang w:val="en-US"/>
        </w:rPr>
        <w:t>we</w:t>
      </w:r>
      <w:r w:rsidR="00EE0E70" w:rsidRPr="0021089C">
        <w:rPr>
          <w:rStyle w:val="hps"/>
          <w:lang w:val="en-US"/>
        </w:rPr>
        <w:t xml:space="preserve"> are</w:t>
      </w:r>
      <w:r w:rsidR="00424E5F" w:rsidRPr="0021089C">
        <w:rPr>
          <w:rStyle w:val="hps"/>
          <w:lang w:val="en-US"/>
        </w:rPr>
        <w:t xml:space="preserve"> us</w:t>
      </w:r>
      <w:r w:rsidR="00EE0E70" w:rsidRPr="0021089C">
        <w:rPr>
          <w:rStyle w:val="hps"/>
          <w:lang w:val="en-US"/>
        </w:rPr>
        <w:t>ing</w:t>
      </w:r>
      <w:r w:rsidR="00424E5F" w:rsidRPr="0021089C">
        <w:rPr>
          <w:lang w:val="en-US"/>
        </w:rPr>
        <w:t xml:space="preserve">. </w:t>
      </w:r>
      <w:r w:rsidRPr="0021089C">
        <w:rPr>
          <w:lang w:val="en-US"/>
        </w:rPr>
        <w:t>I</w:t>
      </w:r>
      <w:r w:rsidR="00EE0E70" w:rsidRPr="0021089C">
        <w:rPr>
          <w:rStyle w:val="hps"/>
          <w:lang w:val="en-US"/>
        </w:rPr>
        <w:t xml:space="preserve">t is </w:t>
      </w:r>
      <w:r w:rsidRPr="0021089C">
        <w:rPr>
          <w:rStyle w:val="hps"/>
          <w:lang w:val="en-US"/>
        </w:rPr>
        <w:t>enough</w:t>
      </w:r>
      <w:r w:rsidR="00EE0E70" w:rsidRPr="0021089C">
        <w:rPr>
          <w:rStyle w:val="hps"/>
          <w:lang w:val="en-US"/>
        </w:rPr>
        <w:t xml:space="preserve"> for us to</w:t>
      </w:r>
      <w:r w:rsidR="00424E5F" w:rsidRPr="0021089C">
        <w:rPr>
          <w:rStyle w:val="hps"/>
          <w:lang w:val="en-US"/>
        </w:rPr>
        <w:t xml:space="preserve"> use the</w:t>
      </w:r>
      <w:r w:rsidR="00424E5F" w:rsidRPr="0021089C">
        <w:rPr>
          <w:lang w:val="en-US"/>
        </w:rPr>
        <w:t xml:space="preserve"> </w:t>
      </w:r>
      <w:r w:rsidR="00424E5F" w:rsidRPr="0021089C">
        <w:rPr>
          <w:rStyle w:val="hps"/>
          <w:lang w:val="en-US"/>
        </w:rPr>
        <w:t>Dynamic Time Warping</w:t>
      </w:r>
      <w:r w:rsidR="00424E5F" w:rsidRPr="0021089C">
        <w:rPr>
          <w:lang w:val="en-US"/>
        </w:rPr>
        <w:t xml:space="preserve"> </w:t>
      </w:r>
      <w:r w:rsidR="00EE0E70" w:rsidRPr="0021089C">
        <w:rPr>
          <w:lang w:val="en-US"/>
        </w:rPr>
        <w:t xml:space="preserve">which </w:t>
      </w:r>
      <w:r w:rsidR="00424E5F" w:rsidRPr="0021089C">
        <w:rPr>
          <w:rStyle w:val="hps"/>
          <w:lang w:val="en-US"/>
        </w:rPr>
        <w:t>is</w:t>
      </w:r>
      <w:r w:rsidR="00424E5F" w:rsidRPr="0021089C">
        <w:rPr>
          <w:lang w:val="en-US"/>
        </w:rPr>
        <w:t xml:space="preserve"> </w:t>
      </w:r>
      <w:r w:rsidR="00424E5F" w:rsidRPr="0021089C">
        <w:rPr>
          <w:rStyle w:val="hps"/>
          <w:lang w:val="en-US"/>
        </w:rPr>
        <w:t>a simplification of the</w:t>
      </w:r>
      <w:r w:rsidR="00424E5F" w:rsidRPr="0021089C">
        <w:rPr>
          <w:lang w:val="en-US"/>
        </w:rPr>
        <w:t xml:space="preserve"> </w:t>
      </w:r>
      <w:r w:rsidR="00424E5F" w:rsidRPr="0021089C">
        <w:rPr>
          <w:rStyle w:val="hps"/>
          <w:lang w:val="en-US"/>
        </w:rPr>
        <w:t>hidden Markov model</w:t>
      </w:r>
      <w:r w:rsidR="00424E5F" w:rsidRPr="0021089C">
        <w:rPr>
          <w:lang w:val="en-US"/>
        </w:rPr>
        <w:t>.</w:t>
      </w:r>
    </w:p>
    <w:p w:rsidR="00E02D5C" w:rsidRPr="0021089C" w:rsidRDefault="00E02D5C">
      <w:pPr>
        <w:rPr>
          <w:lang w:val="en-US"/>
        </w:rPr>
      </w:pPr>
      <w:r w:rsidRPr="0021089C">
        <w:rPr>
          <w:lang w:val="en-US"/>
        </w:rPr>
        <w:br w:type="page"/>
      </w:r>
    </w:p>
    <w:p w:rsidR="005F4889" w:rsidRPr="0021089C" w:rsidRDefault="00E02D5C" w:rsidP="006F2113">
      <w:pPr>
        <w:rPr>
          <w:rStyle w:val="hps"/>
          <w:lang w:val="en-US"/>
        </w:rPr>
      </w:pPr>
      <w:bookmarkStart w:id="98" w:name="_Toc346722066"/>
      <w:r w:rsidRPr="0021089C">
        <w:rPr>
          <w:rStyle w:val="Heading3Char"/>
          <w:lang w:val="en-US"/>
        </w:rPr>
        <w:lastRenderedPageBreak/>
        <w:t>Comparison: Dynamic Time Warping (DTW)</w:t>
      </w:r>
      <w:bookmarkEnd w:id="98"/>
      <w:r w:rsidRPr="0021089C">
        <w:rPr>
          <w:rStyle w:val="Heading3Char"/>
          <w:lang w:val="en-US"/>
        </w:rPr>
        <w:t xml:space="preserve"> </w:t>
      </w:r>
      <w:r w:rsidRPr="0021089C">
        <w:rPr>
          <w:lang w:val="en-US"/>
        </w:rPr>
        <w:br/>
      </w:r>
      <w:r w:rsidRPr="0021089C">
        <w:rPr>
          <w:lang w:val="en-US"/>
        </w:rPr>
        <w:br/>
      </w:r>
      <w:r w:rsidRPr="0021089C">
        <w:rPr>
          <w:rStyle w:val="hps"/>
          <w:lang w:val="en-US"/>
        </w:rPr>
        <w:t>The principle of</w:t>
      </w:r>
      <w:r w:rsidRPr="0021089C">
        <w:rPr>
          <w:lang w:val="en-US"/>
        </w:rPr>
        <w:t xml:space="preserve"> </w:t>
      </w:r>
      <w:r w:rsidRPr="0021089C">
        <w:rPr>
          <w:rStyle w:val="hps"/>
          <w:lang w:val="en-US"/>
        </w:rPr>
        <w:t>DTW</w:t>
      </w:r>
      <w:r w:rsidRPr="0021089C">
        <w:rPr>
          <w:lang w:val="en-US"/>
        </w:rPr>
        <w:t xml:space="preserve"> </w:t>
      </w:r>
      <w:r w:rsidRPr="0021089C">
        <w:rPr>
          <w:rStyle w:val="hps"/>
          <w:lang w:val="en-US"/>
        </w:rPr>
        <w:t>is to determine for</w:t>
      </w:r>
      <w:r w:rsidRPr="0021089C">
        <w:rPr>
          <w:lang w:val="en-US"/>
        </w:rPr>
        <w:t xml:space="preserve"> </w:t>
      </w:r>
      <w:r w:rsidRPr="0021089C">
        <w:rPr>
          <w:rStyle w:val="hps"/>
          <w:lang w:val="en-US"/>
        </w:rPr>
        <w:t>each</w:t>
      </w:r>
      <w:r w:rsidRPr="0021089C">
        <w:rPr>
          <w:lang w:val="en-US"/>
        </w:rPr>
        <w:t xml:space="preserve"> </w:t>
      </w:r>
      <w:r w:rsidRPr="0021089C">
        <w:rPr>
          <w:rStyle w:val="hps"/>
          <w:lang w:val="en-US"/>
        </w:rPr>
        <w:t>element of a sequence</w:t>
      </w:r>
      <w:r w:rsidRPr="0021089C">
        <w:rPr>
          <w:lang w:val="en-US"/>
        </w:rPr>
        <w:t xml:space="preserve">, the best </w:t>
      </w:r>
      <w:r w:rsidRPr="0021089C">
        <w:rPr>
          <w:rStyle w:val="hps"/>
          <w:lang w:val="en-US"/>
        </w:rPr>
        <w:t>matching element in</w:t>
      </w:r>
      <w:r w:rsidRPr="0021089C">
        <w:rPr>
          <w:lang w:val="en-US"/>
        </w:rPr>
        <w:t xml:space="preserve"> </w:t>
      </w:r>
      <w:r w:rsidRPr="0021089C">
        <w:rPr>
          <w:rStyle w:val="hps"/>
          <w:lang w:val="en-US"/>
        </w:rPr>
        <w:t>the other sequence.</w:t>
      </w:r>
      <w:r w:rsidRPr="0021089C">
        <w:rPr>
          <w:lang w:val="en-US"/>
        </w:rPr>
        <w:br/>
      </w:r>
      <w:r w:rsidRPr="0021089C">
        <w:rPr>
          <w:rStyle w:val="hps"/>
          <w:lang w:val="en-US"/>
        </w:rPr>
        <w:t>In our case,</w:t>
      </w:r>
      <w:r w:rsidRPr="0021089C">
        <w:rPr>
          <w:lang w:val="en-US"/>
        </w:rPr>
        <w:t xml:space="preserve"> </w:t>
      </w:r>
      <w:r w:rsidR="005F4889" w:rsidRPr="0021089C">
        <w:rPr>
          <w:rStyle w:val="hps"/>
          <w:lang w:val="en-US"/>
        </w:rPr>
        <w:t>we have</w:t>
      </w:r>
      <w:r w:rsidRPr="0021089C">
        <w:rPr>
          <w:lang w:val="en-US"/>
        </w:rPr>
        <w:t xml:space="preserve"> </w:t>
      </w:r>
      <w:r w:rsidRPr="0021089C">
        <w:rPr>
          <w:rStyle w:val="hps"/>
          <w:lang w:val="en-US"/>
        </w:rPr>
        <w:t>to compare,</w:t>
      </w:r>
      <w:r w:rsidRPr="0021089C">
        <w:rPr>
          <w:lang w:val="en-US"/>
        </w:rPr>
        <w:t xml:space="preserve"> </w:t>
      </w:r>
      <w:r w:rsidRPr="0021089C">
        <w:rPr>
          <w:rStyle w:val="hps"/>
          <w:lang w:val="en-US"/>
        </w:rPr>
        <w:t>using a</w:t>
      </w:r>
      <w:r w:rsidRPr="0021089C">
        <w:rPr>
          <w:lang w:val="en-US"/>
        </w:rPr>
        <w:t xml:space="preserve"> </w:t>
      </w:r>
      <w:r w:rsidRPr="0021089C">
        <w:rPr>
          <w:rStyle w:val="hps"/>
          <w:lang w:val="en-US"/>
        </w:rPr>
        <w:t>Euclidean distance,</w:t>
      </w:r>
      <w:r w:rsidRPr="0021089C">
        <w:rPr>
          <w:lang w:val="en-US"/>
        </w:rPr>
        <w:t xml:space="preserve"> </w:t>
      </w:r>
      <w:r w:rsidRPr="0021089C">
        <w:rPr>
          <w:rStyle w:val="hps"/>
          <w:lang w:val="en-US"/>
        </w:rPr>
        <w:t>the</w:t>
      </w:r>
      <w:r w:rsidRPr="0021089C">
        <w:rPr>
          <w:lang w:val="en-US"/>
        </w:rPr>
        <w:t xml:space="preserve"> </w:t>
      </w:r>
      <w:r w:rsidRPr="0021089C">
        <w:rPr>
          <w:rStyle w:val="hps"/>
          <w:lang w:val="en-US"/>
        </w:rPr>
        <w:t>signal’s</w:t>
      </w:r>
      <w:r w:rsidRPr="0021089C">
        <w:rPr>
          <w:lang w:val="en-US"/>
        </w:rPr>
        <w:t xml:space="preserve"> </w:t>
      </w:r>
      <w:r w:rsidRPr="0021089C">
        <w:rPr>
          <w:rStyle w:val="hps"/>
          <w:lang w:val="en-US"/>
        </w:rPr>
        <w:t>spectrum</w:t>
      </w:r>
      <w:r w:rsidRPr="0021089C">
        <w:rPr>
          <w:lang w:val="en-US"/>
        </w:rPr>
        <w:t xml:space="preserve"> </w:t>
      </w:r>
      <w:r w:rsidRPr="0021089C">
        <w:rPr>
          <w:rStyle w:val="hps"/>
          <w:lang w:val="en-US"/>
        </w:rPr>
        <w:t>measured</w:t>
      </w:r>
      <w:r w:rsidRPr="0021089C">
        <w:rPr>
          <w:lang w:val="en-US"/>
        </w:rPr>
        <w:t xml:space="preserve"> </w:t>
      </w:r>
      <w:r w:rsidRPr="0021089C">
        <w:rPr>
          <w:rStyle w:val="hps"/>
          <w:lang w:val="en-US"/>
        </w:rPr>
        <w:t>with those of</w:t>
      </w:r>
      <w:r w:rsidRPr="0021089C">
        <w:rPr>
          <w:lang w:val="en-US"/>
        </w:rPr>
        <w:t xml:space="preserve"> </w:t>
      </w:r>
      <w:r w:rsidRPr="0021089C">
        <w:rPr>
          <w:rStyle w:val="hps"/>
          <w:lang w:val="en-US"/>
        </w:rPr>
        <w:t>different</w:t>
      </w:r>
      <w:r w:rsidRPr="0021089C">
        <w:rPr>
          <w:lang w:val="en-US"/>
        </w:rPr>
        <w:t xml:space="preserve"> </w:t>
      </w:r>
      <w:r w:rsidRPr="0021089C">
        <w:rPr>
          <w:rStyle w:val="hps"/>
          <w:lang w:val="en-US"/>
        </w:rPr>
        <w:t>words composing</w:t>
      </w:r>
      <w:r w:rsidRPr="0021089C">
        <w:rPr>
          <w:lang w:val="en-US"/>
        </w:rPr>
        <w:t xml:space="preserve"> </w:t>
      </w:r>
      <w:r w:rsidRPr="0021089C">
        <w:rPr>
          <w:rStyle w:val="hps"/>
          <w:lang w:val="en-US"/>
        </w:rPr>
        <w:t>our vocabulary.</w:t>
      </w:r>
    </w:p>
    <w:p w:rsidR="005F4889" w:rsidRPr="0021089C" w:rsidRDefault="005F4889" w:rsidP="006F2113">
      <w:pPr>
        <w:rPr>
          <w:rStyle w:val="hps"/>
          <w:lang w:val="en-US"/>
        </w:rPr>
      </w:pPr>
    </w:p>
    <w:p w:rsidR="00BD42D3" w:rsidRPr="0021089C" w:rsidRDefault="00E02D5C" w:rsidP="006F2113">
      <w:pPr>
        <w:rPr>
          <w:rStyle w:val="hps"/>
          <w:lang w:val="en-US"/>
        </w:rPr>
      </w:pPr>
      <w:r w:rsidRPr="0021089C">
        <w:rPr>
          <w:rStyle w:val="hps"/>
          <w:lang w:val="en-US"/>
        </w:rPr>
        <w:t>Comparison principle</w:t>
      </w:r>
      <w:r w:rsidRPr="0021089C">
        <w:rPr>
          <w:lang w:val="en-US"/>
        </w:rPr>
        <w:t xml:space="preserve">: </w:t>
      </w:r>
      <w:r w:rsidRPr="0021089C">
        <w:rPr>
          <w:lang w:val="en-US"/>
        </w:rPr>
        <w:br/>
      </w:r>
      <w:r w:rsidR="005F4889" w:rsidRPr="0021089C">
        <w:rPr>
          <w:rStyle w:val="hps"/>
          <w:lang w:val="en-US"/>
        </w:rPr>
        <w:t>For</w:t>
      </w:r>
      <w:r w:rsidRPr="0021089C">
        <w:rPr>
          <w:rStyle w:val="hps"/>
          <w:lang w:val="en-US"/>
        </w:rPr>
        <w:t xml:space="preserve"> each </w:t>
      </w:r>
      <w:proofErr w:type="gramStart"/>
      <w:r w:rsidRPr="0021089C">
        <w:rPr>
          <w:rStyle w:val="hps"/>
          <w:lang w:val="en-US"/>
        </w:rPr>
        <w:t>iteration</w:t>
      </w:r>
      <w:r w:rsidR="009C7608" w:rsidRPr="0021089C">
        <w:rPr>
          <w:rStyle w:val="hps"/>
          <w:lang w:val="en-US"/>
        </w:rPr>
        <w:t>s</w:t>
      </w:r>
      <w:proofErr w:type="gramEnd"/>
      <w:r w:rsidRPr="0021089C">
        <w:rPr>
          <w:lang w:val="en-US"/>
        </w:rPr>
        <w:t xml:space="preserve">, we compare </w:t>
      </w:r>
      <w:r w:rsidRPr="0021089C">
        <w:rPr>
          <w:rStyle w:val="hps"/>
          <w:lang w:val="en-US"/>
        </w:rPr>
        <w:t>the n</w:t>
      </w:r>
      <w:r w:rsidRPr="0021089C">
        <w:rPr>
          <w:rStyle w:val="hps"/>
          <w:vertAlign w:val="superscript"/>
          <w:lang w:val="en-US"/>
        </w:rPr>
        <w:t>th</w:t>
      </w:r>
      <w:r w:rsidRPr="0021089C">
        <w:rPr>
          <w:lang w:val="en-US"/>
        </w:rPr>
        <w:t xml:space="preserve"> </w:t>
      </w:r>
      <w:r w:rsidRPr="0021089C">
        <w:rPr>
          <w:rStyle w:val="hps"/>
          <w:lang w:val="en-US"/>
        </w:rPr>
        <w:t>signal’s spectrum</w:t>
      </w:r>
      <w:r w:rsidRPr="0021089C">
        <w:rPr>
          <w:lang w:val="en-US"/>
        </w:rPr>
        <w:t xml:space="preserve"> </w:t>
      </w:r>
      <w:r w:rsidRPr="0021089C">
        <w:rPr>
          <w:rStyle w:val="hps"/>
          <w:lang w:val="en-US"/>
        </w:rPr>
        <w:t>measured with the</w:t>
      </w:r>
      <w:r w:rsidRPr="0021089C">
        <w:rPr>
          <w:lang w:val="en-US"/>
        </w:rPr>
        <w:t xml:space="preserve"> </w:t>
      </w:r>
      <w:r w:rsidRPr="0021089C">
        <w:rPr>
          <w:rStyle w:val="hps"/>
          <w:lang w:val="en-US"/>
        </w:rPr>
        <w:t>reference</w:t>
      </w:r>
      <w:r w:rsidRPr="0021089C">
        <w:rPr>
          <w:lang w:val="en-US"/>
        </w:rPr>
        <w:t xml:space="preserve"> </w:t>
      </w:r>
      <w:r w:rsidRPr="0021089C">
        <w:rPr>
          <w:rStyle w:val="hps"/>
          <w:lang w:val="en-US"/>
        </w:rPr>
        <w:t>spectr</w:t>
      </w:r>
      <w:r w:rsidR="00043A34" w:rsidRPr="0021089C">
        <w:rPr>
          <w:rStyle w:val="hps"/>
          <w:lang w:val="en-US"/>
        </w:rPr>
        <w:t>ums</w:t>
      </w:r>
      <w:r w:rsidRPr="0021089C">
        <w:rPr>
          <w:lang w:val="en-US"/>
        </w:rPr>
        <w:t xml:space="preserve"> </w:t>
      </w:r>
      <w:r w:rsidR="00043A34" w:rsidRPr="0021089C">
        <w:rPr>
          <w:rStyle w:val="hps"/>
          <w:lang w:val="en-US"/>
        </w:rPr>
        <w:t>from</w:t>
      </w:r>
      <w:r w:rsidRPr="0021089C">
        <w:rPr>
          <w:lang w:val="en-US"/>
        </w:rPr>
        <w:t xml:space="preserve"> </w:t>
      </w:r>
      <w:r w:rsidRPr="0021089C">
        <w:rPr>
          <w:rStyle w:val="hps"/>
          <w:lang w:val="en-US"/>
        </w:rPr>
        <w:t>m-Δ</w:t>
      </w:r>
      <w:r w:rsidRPr="0021089C">
        <w:rPr>
          <w:lang w:val="en-US"/>
        </w:rPr>
        <w:t xml:space="preserve"> </w:t>
      </w:r>
      <w:r w:rsidR="00043A34" w:rsidRPr="0021089C">
        <w:rPr>
          <w:lang w:val="en-US"/>
        </w:rPr>
        <w:t xml:space="preserve">to </w:t>
      </w:r>
      <w:proofErr w:type="spellStart"/>
      <w:r w:rsidRPr="0021089C">
        <w:rPr>
          <w:lang w:val="en-US"/>
        </w:rPr>
        <w:t>m+</w:t>
      </w:r>
      <w:r w:rsidRPr="0021089C">
        <w:rPr>
          <w:rStyle w:val="hps"/>
          <w:lang w:val="en-US"/>
        </w:rPr>
        <w:t>Δ</w:t>
      </w:r>
      <w:proofErr w:type="spellEnd"/>
      <w:r w:rsidRPr="0021089C">
        <w:rPr>
          <w:lang w:val="en-US"/>
        </w:rPr>
        <w:t xml:space="preserve"> </w:t>
      </w:r>
      <w:r w:rsidRPr="0021089C">
        <w:rPr>
          <w:rStyle w:val="hps"/>
          <w:lang w:val="en-US"/>
        </w:rPr>
        <w:t>and</w:t>
      </w:r>
      <w:r w:rsidRPr="0021089C">
        <w:rPr>
          <w:lang w:val="en-US"/>
        </w:rPr>
        <w:t xml:space="preserve"> </w:t>
      </w:r>
      <w:r w:rsidRPr="0021089C">
        <w:rPr>
          <w:rStyle w:val="hps"/>
          <w:lang w:val="en-US"/>
        </w:rPr>
        <w:t>keep the</w:t>
      </w:r>
      <w:r w:rsidRPr="0021089C">
        <w:rPr>
          <w:lang w:val="en-US"/>
        </w:rPr>
        <w:t xml:space="preserve"> </w:t>
      </w:r>
      <w:proofErr w:type="spellStart"/>
      <w:r w:rsidRPr="0021089C">
        <w:rPr>
          <w:rStyle w:val="hps"/>
          <w:lang w:val="en-US"/>
        </w:rPr>
        <w:t>m</w:t>
      </w:r>
      <w:r w:rsidRPr="0021089C">
        <w:rPr>
          <w:rStyle w:val="hps"/>
          <w:vertAlign w:val="superscript"/>
          <w:lang w:val="en-US"/>
        </w:rPr>
        <w:t>th</w:t>
      </w:r>
      <w:proofErr w:type="spellEnd"/>
      <w:r w:rsidRPr="0021089C">
        <w:rPr>
          <w:lang w:val="en-US"/>
        </w:rPr>
        <w:t xml:space="preserve"> </w:t>
      </w:r>
      <w:r w:rsidRPr="0021089C">
        <w:rPr>
          <w:rStyle w:val="hps"/>
          <w:lang w:val="en-US"/>
        </w:rPr>
        <w:t>nearest</w:t>
      </w:r>
      <w:r w:rsidRPr="0021089C">
        <w:rPr>
          <w:lang w:val="en-US"/>
        </w:rPr>
        <w:t xml:space="preserve"> </w:t>
      </w:r>
      <w:r w:rsidRPr="0021089C">
        <w:rPr>
          <w:rStyle w:val="hps"/>
          <w:lang w:val="en-US"/>
        </w:rPr>
        <w:t>spectrum</w:t>
      </w:r>
      <w:r w:rsidRPr="0021089C">
        <w:rPr>
          <w:lang w:val="en-US"/>
        </w:rPr>
        <w:t>.</w:t>
      </w:r>
      <w:r w:rsidRPr="0021089C">
        <w:rPr>
          <w:lang w:val="en-US"/>
        </w:rPr>
        <w:br/>
      </w:r>
      <w:r w:rsidRPr="0021089C">
        <w:rPr>
          <w:rStyle w:val="hps"/>
          <w:lang w:val="en-US"/>
        </w:rPr>
        <w:t>The displacement is</w:t>
      </w:r>
      <w:r w:rsidRPr="0021089C">
        <w:rPr>
          <w:lang w:val="en-US"/>
        </w:rPr>
        <w:t xml:space="preserve"> </w:t>
      </w:r>
      <w:r w:rsidRPr="0021089C">
        <w:rPr>
          <w:rStyle w:val="hps"/>
          <w:lang w:val="en-US"/>
        </w:rPr>
        <w:t>of the form:</w:t>
      </w:r>
    </w:p>
    <w:p w:rsidR="00473B80" w:rsidRPr="0021089C" w:rsidRDefault="00BD42D3" w:rsidP="00473B80">
      <w:pPr>
        <w:keepNext/>
        <w:jc w:val="center"/>
        <w:rPr>
          <w:lang w:val="en-US"/>
        </w:rPr>
      </w:pPr>
      <w:r w:rsidRPr="0021089C">
        <w:rPr>
          <w:noProof/>
          <w:lang w:val="en-US" w:eastAsia="fr-FR"/>
        </w:rPr>
        <w:drawing>
          <wp:inline distT="0" distB="0" distL="0" distR="0">
            <wp:extent cx="1720973" cy="116315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1735186" cy="1172764"/>
                    </a:xfrm>
                    <a:prstGeom prst="rect">
                      <a:avLst/>
                    </a:prstGeom>
                    <a:noFill/>
                    <a:ln w="9525">
                      <a:noFill/>
                      <a:miter lim="800000"/>
                      <a:headEnd/>
                      <a:tailEnd/>
                    </a:ln>
                  </pic:spPr>
                </pic:pic>
              </a:graphicData>
            </a:graphic>
          </wp:inline>
        </w:drawing>
      </w:r>
    </w:p>
    <w:p w:rsidR="00C7314E" w:rsidRPr="0021089C" w:rsidRDefault="00473B80" w:rsidP="00473B80">
      <w:pPr>
        <w:pStyle w:val="Caption"/>
        <w:jc w:val="center"/>
        <w:rPr>
          <w:lang w:val="en-US"/>
        </w:rPr>
      </w:pPr>
      <w:bookmarkStart w:id="99" w:name="_Toc346722105"/>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11</w:t>
      </w:r>
      <w:r w:rsidRPr="0021089C">
        <w:rPr>
          <w:lang w:val="en-US"/>
        </w:rPr>
        <w:fldChar w:fldCharType="end"/>
      </w:r>
      <w:r w:rsidRPr="0021089C">
        <w:rPr>
          <w:lang w:val="en-US"/>
        </w:rPr>
        <w:t xml:space="preserve"> DTW displacement</w:t>
      </w:r>
      <w:bookmarkEnd w:id="99"/>
    </w:p>
    <w:p w:rsidR="00404E99" w:rsidRPr="0021089C" w:rsidRDefault="00C7314E" w:rsidP="00C7314E">
      <w:pPr>
        <w:rPr>
          <w:lang w:val="en-US"/>
        </w:rPr>
      </w:pPr>
      <w:r w:rsidRPr="0021089C">
        <w:rPr>
          <w:lang w:val="en-US"/>
        </w:rPr>
        <w:br/>
      </w:r>
      <w:proofErr w:type="gramStart"/>
      <w:r w:rsidR="00E02D5C" w:rsidRPr="0021089C">
        <w:rPr>
          <w:rStyle w:val="hps"/>
          <w:lang w:val="en-US"/>
        </w:rPr>
        <w:t>Where</w:t>
      </w:r>
      <w:r w:rsidR="00A77236" w:rsidRPr="0021089C">
        <w:rPr>
          <w:lang w:val="en-US"/>
        </w:rPr>
        <w:t xml:space="preserve"> </w:t>
      </w:r>
      <w:r w:rsidR="00E02D5C" w:rsidRPr="0021089C">
        <w:rPr>
          <w:rStyle w:val="hps"/>
          <w:lang w:val="en-US"/>
        </w:rPr>
        <w:t xml:space="preserve">arrows </w:t>
      </w:r>
      <w:r w:rsidR="005F4889" w:rsidRPr="0021089C">
        <w:rPr>
          <w:rStyle w:val="hps"/>
          <w:lang w:val="en-US"/>
        </w:rPr>
        <w:t>are</w:t>
      </w:r>
      <w:r w:rsidRPr="0021089C">
        <w:rPr>
          <w:rStyle w:val="hps"/>
          <w:lang w:val="en-US"/>
        </w:rPr>
        <w:t xml:space="preserve"> the</w:t>
      </w:r>
      <w:r w:rsidR="00E02D5C" w:rsidRPr="0021089C">
        <w:rPr>
          <w:lang w:val="en-US"/>
        </w:rPr>
        <w:t xml:space="preserve"> </w:t>
      </w:r>
      <w:r w:rsidR="00E02D5C" w:rsidRPr="0021089C">
        <w:rPr>
          <w:rStyle w:val="hps"/>
          <w:lang w:val="en-US"/>
        </w:rPr>
        <w:t>possible moves.</w:t>
      </w:r>
      <w:proofErr w:type="gramEnd"/>
      <w:r w:rsidR="00E02D5C" w:rsidRPr="0021089C">
        <w:rPr>
          <w:lang w:val="en-US"/>
        </w:rPr>
        <w:br/>
      </w:r>
      <w:r w:rsidR="00E02D5C" w:rsidRPr="0021089C">
        <w:rPr>
          <w:rStyle w:val="hps"/>
          <w:lang w:val="en-US"/>
        </w:rPr>
        <w:t>Every</w:t>
      </w:r>
      <w:r w:rsidR="00E02D5C" w:rsidRPr="0021089C">
        <w:rPr>
          <w:lang w:val="en-US"/>
        </w:rPr>
        <w:t xml:space="preserve"> </w:t>
      </w:r>
      <w:r w:rsidR="00E02D5C" w:rsidRPr="0021089C">
        <w:rPr>
          <w:rStyle w:val="hps"/>
          <w:lang w:val="en-US"/>
        </w:rPr>
        <w:t xml:space="preserve">successive </w:t>
      </w:r>
      <w:r w:rsidR="00404E99" w:rsidRPr="0021089C">
        <w:rPr>
          <w:rStyle w:val="hps"/>
          <w:lang w:val="en-US"/>
        </w:rPr>
        <w:t>movement</w:t>
      </w:r>
      <w:r w:rsidR="00E02D5C" w:rsidRPr="0021089C">
        <w:rPr>
          <w:lang w:val="en-US"/>
        </w:rPr>
        <w:t xml:space="preserve"> </w:t>
      </w:r>
      <w:r w:rsidR="00E02D5C" w:rsidRPr="0021089C">
        <w:rPr>
          <w:rStyle w:val="hps"/>
          <w:lang w:val="en-US"/>
        </w:rPr>
        <w:t>put together</w:t>
      </w:r>
      <w:r w:rsidR="00E02D5C" w:rsidRPr="0021089C">
        <w:rPr>
          <w:lang w:val="en-US"/>
        </w:rPr>
        <w:t xml:space="preserve">, we obtain the </w:t>
      </w:r>
      <w:r w:rsidR="00E02D5C" w:rsidRPr="0021089C">
        <w:rPr>
          <w:rStyle w:val="hps"/>
          <w:lang w:val="en-US"/>
        </w:rPr>
        <w:t>minimal path</w:t>
      </w:r>
      <w:r w:rsidR="00E02D5C" w:rsidRPr="0021089C">
        <w:rPr>
          <w:lang w:val="en-US"/>
        </w:rPr>
        <w:t xml:space="preserve"> </w:t>
      </w:r>
      <w:r w:rsidR="00E02D5C" w:rsidRPr="0021089C">
        <w:rPr>
          <w:rStyle w:val="hps"/>
          <w:lang w:val="en-US"/>
        </w:rPr>
        <w:t>between</w:t>
      </w:r>
      <w:r w:rsidR="00E02D5C" w:rsidRPr="0021089C">
        <w:rPr>
          <w:lang w:val="en-US"/>
        </w:rPr>
        <w:t xml:space="preserve"> </w:t>
      </w:r>
      <w:r w:rsidR="00E02D5C" w:rsidRPr="0021089C">
        <w:rPr>
          <w:rStyle w:val="hps"/>
          <w:lang w:val="en-US"/>
        </w:rPr>
        <w:t>two sequences.</w:t>
      </w:r>
      <w:r w:rsidR="00404E99" w:rsidRPr="0021089C">
        <w:rPr>
          <w:lang w:val="en-US"/>
        </w:rPr>
        <w:br/>
      </w:r>
      <w:r w:rsidR="005F4889" w:rsidRPr="0021089C">
        <w:rPr>
          <w:rStyle w:val="hps"/>
          <w:lang w:val="en-US"/>
        </w:rPr>
        <w:t>Bellow</w:t>
      </w:r>
      <w:r w:rsidR="00404E99" w:rsidRPr="0021089C">
        <w:rPr>
          <w:rStyle w:val="hps"/>
          <w:lang w:val="en-US"/>
        </w:rPr>
        <w:t xml:space="preserve"> a</w:t>
      </w:r>
      <w:r w:rsidR="00E02D5C" w:rsidRPr="0021089C">
        <w:rPr>
          <w:rStyle w:val="hps"/>
          <w:lang w:val="en-US"/>
        </w:rPr>
        <w:t>n example of the</w:t>
      </w:r>
      <w:r w:rsidR="00E02D5C" w:rsidRPr="0021089C">
        <w:rPr>
          <w:lang w:val="en-US"/>
        </w:rPr>
        <w:t xml:space="preserve"> </w:t>
      </w:r>
      <w:r w:rsidR="00E02D5C" w:rsidRPr="0021089C">
        <w:rPr>
          <w:rStyle w:val="hps"/>
          <w:lang w:val="en-US"/>
        </w:rPr>
        <w:t>shortest path</w:t>
      </w:r>
      <w:r w:rsidR="00E02D5C" w:rsidRPr="0021089C">
        <w:rPr>
          <w:lang w:val="en-US"/>
        </w:rPr>
        <w:t xml:space="preserve"> </w:t>
      </w:r>
      <w:r w:rsidR="00E02D5C" w:rsidRPr="0021089C">
        <w:rPr>
          <w:rStyle w:val="hps"/>
          <w:lang w:val="en-US"/>
        </w:rPr>
        <w:t>between a sequence</w:t>
      </w:r>
      <w:r w:rsidR="00E02D5C" w:rsidRPr="0021089C">
        <w:rPr>
          <w:lang w:val="en-US"/>
        </w:rPr>
        <w:t xml:space="preserve"> </w:t>
      </w:r>
      <w:r w:rsidR="00E02D5C" w:rsidRPr="0021089C">
        <w:rPr>
          <w:rStyle w:val="hps"/>
          <w:lang w:val="en-US"/>
        </w:rPr>
        <w:t>tested and</w:t>
      </w:r>
      <w:r w:rsidR="00E02D5C" w:rsidRPr="0021089C">
        <w:rPr>
          <w:lang w:val="en-US"/>
        </w:rPr>
        <w:t xml:space="preserve"> </w:t>
      </w:r>
      <w:r w:rsidR="00E02D5C" w:rsidRPr="0021089C">
        <w:rPr>
          <w:rStyle w:val="hps"/>
          <w:lang w:val="en-US"/>
        </w:rPr>
        <w:t>the reference sequence</w:t>
      </w:r>
      <w:r w:rsidR="005F4889" w:rsidRPr="0021089C">
        <w:rPr>
          <w:rStyle w:val="hps"/>
          <w:lang w:val="en-US"/>
        </w:rPr>
        <w:t xml:space="preserve"> representation</w:t>
      </w:r>
      <w:r w:rsidR="00E02D5C" w:rsidRPr="0021089C">
        <w:rPr>
          <w:lang w:val="en-US"/>
        </w:rPr>
        <w:t>:</w:t>
      </w:r>
    </w:p>
    <w:p w:rsidR="00473B80" w:rsidRPr="0021089C" w:rsidRDefault="00390AC1" w:rsidP="00473B80">
      <w:pPr>
        <w:keepNext/>
        <w:jc w:val="center"/>
        <w:rPr>
          <w:lang w:val="en-US"/>
        </w:rPr>
      </w:pPr>
      <w:r w:rsidRPr="0021089C">
        <w:rPr>
          <w:noProof/>
          <w:lang w:val="en-US" w:eastAsia="fr-FR"/>
        </w:rPr>
        <w:drawing>
          <wp:inline distT="0" distB="0" distL="0" distR="0">
            <wp:extent cx="3159156" cy="2140257"/>
            <wp:effectExtent l="19050" t="0" r="3144"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3164563" cy="2143920"/>
                    </a:xfrm>
                    <a:prstGeom prst="rect">
                      <a:avLst/>
                    </a:prstGeom>
                    <a:noFill/>
                  </pic:spPr>
                </pic:pic>
              </a:graphicData>
            </a:graphic>
          </wp:inline>
        </w:drawing>
      </w:r>
    </w:p>
    <w:p w:rsidR="00404E99" w:rsidRPr="0021089C" w:rsidRDefault="00473B80" w:rsidP="00473B80">
      <w:pPr>
        <w:pStyle w:val="Caption"/>
        <w:jc w:val="center"/>
        <w:rPr>
          <w:lang w:val="en-US"/>
        </w:rPr>
      </w:pPr>
      <w:bookmarkStart w:id="100" w:name="_Toc346722106"/>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proofErr w:type="gramStart"/>
      <w:r w:rsidR="00E160FC" w:rsidRPr="0021089C">
        <w:rPr>
          <w:noProof/>
          <w:lang w:val="en-US"/>
        </w:rPr>
        <w:t>12</w:t>
      </w:r>
      <w:r w:rsidRPr="0021089C">
        <w:rPr>
          <w:lang w:val="en-US"/>
        </w:rPr>
        <w:fldChar w:fldCharType="end"/>
      </w:r>
      <w:r w:rsidRPr="0021089C">
        <w:rPr>
          <w:lang w:val="en-US"/>
        </w:rPr>
        <w:t xml:space="preserve"> Minimal path example</w:t>
      </w:r>
      <w:bookmarkEnd w:id="100"/>
      <w:proofErr w:type="gramEnd"/>
    </w:p>
    <w:p w:rsidR="00435326" w:rsidRPr="0021089C" w:rsidRDefault="00E23A7E" w:rsidP="00E23A7E">
      <w:pPr>
        <w:rPr>
          <w:rStyle w:val="hps"/>
          <w:lang w:val="en-US"/>
        </w:rPr>
      </w:pPr>
      <w:r w:rsidRPr="0021089C">
        <w:rPr>
          <w:rStyle w:val="hps"/>
          <w:lang w:val="en-US"/>
        </w:rPr>
        <w:t>O</w:t>
      </w:r>
      <w:r w:rsidR="00E02D5C" w:rsidRPr="0021089C">
        <w:rPr>
          <w:rStyle w:val="hps"/>
          <w:lang w:val="en-US"/>
        </w:rPr>
        <w:t>nce the</w:t>
      </w:r>
      <w:r w:rsidR="00E02D5C" w:rsidRPr="0021089C">
        <w:rPr>
          <w:lang w:val="en-US"/>
        </w:rPr>
        <w:t xml:space="preserve"> </w:t>
      </w:r>
      <w:r w:rsidR="00E02D5C" w:rsidRPr="0021089C">
        <w:rPr>
          <w:rStyle w:val="hps"/>
          <w:lang w:val="en-US"/>
        </w:rPr>
        <w:t>distance</w:t>
      </w:r>
      <w:r w:rsidR="00E02D5C" w:rsidRPr="0021089C">
        <w:rPr>
          <w:lang w:val="en-US"/>
        </w:rPr>
        <w:t xml:space="preserve"> </w:t>
      </w:r>
      <w:r w:rsidR="00E02D5C" w:rsidRPr="0021089C">
        <w:rPr>
          <w:rStyle w:val="hps"/>
          <w:lang w:val="en-US"/>
        </w:rPr>
        <w:t>with every word</w:t>
      </w:r>
      <w:r w:rsidR="00E02D5C" w:rsidRPr="0021089C">
        <w:rPr>
          <w:lang w:val="en-US"/>
        </w:rPr>
        <w:t xml:space="preserve"> </w:t>
      </w:r>
      <w:r w:rsidR="00E02D5C" w:rsidRPr="0021089C">
        <w:rPr>
          <w:rStyle w:val="hps"/>
          <w:lang w:val="en-US"/>
        </w:rPr>
        <w:t>established,</w:t>
      </w:r>
      <w:r w:rsidR="00E02D5C" w:rsidRPr="0021089C">
        <w:rPr>
          <w:lang w:val="en-US"/>
        </w:rPr>
        <w:t xml:space="preserve"> </w:t>
      </w:r>
      <w:r w:rsidR="00E02D5C" w:rsidRPr="0021089C">
        <w:rPr>
          <w:rStyle w:val="hps"/>
          <w:lang w:val="en-US"/>
        </w:rPr>
        <w:t>you can get</w:t>
      </w:r>
      <w:r w:rsidR="00E02D5C" w:rsidRPr="0021089C">
        <w:rPr>
          <w:lang w:val="en-US"/>
        </w:rPr>
        <w:t xml:space="preserve"> </w:t>
      </w:r>
      <w:r w:rsidR="00E02D5C" w:rsidRPr="0021089C">
        <w:rPr>
          <w:rStyle w:val="hps"/>
          <w:lang w:val="en-US"/>
        </w:rPr>
        <w:t>the smallest</w:t>
      </w:r>
      <w:r w:rsidR="00E02D5C" w:rsidRPr="0021089C">
        <w:rPr>
          <w:lang w:val="en-US"/>
        </w:rPr>
        <w:t xml:space="preserve"> </w:t>
      </w:r>
      <w:r w:rsidR="00E02D5C" w:rsidRPr="0021089C">
        <w:rPr>
          <w:rStyle w:val="hps"/>
          <w:lang w:val="en-US"/>
        </w:rPr>
        <w:t>of them</w:t>
      </w:r>
      <w:r w:rsidR="00F33AF8" w:rsidRPr="0021089C">
        <w:rPr>
          <w:rStyle w:val="hps"/>
          <w:lang w:val="en-US"/>
        </w:rPr>
        <w:t>. It</w:t>
      </w:r>
      <w:r w:rsidRPr="0021089C">
        <w:rPr>
          <w:lang w:val="en-US"/>
        </w:rPr>
        <w:t xml:space="preserve"> </w:t>
      </w:r>
      <w:r w:rsidR="00E02D5C" w:rsidRPr="0021089C">
        <w:rPr>
          <w:rStyle w:val="hps"/>
          <w:lang w:val="en-US"/>
        </w:rPr>
        <w:t>correspond</w:t>
      </w:r>
      <w:r w:rsidR="00F33AF8" w:rsidRPr="0021089C">
        <w:rPr>
          <w:rStyle w:val="hps"/>
          <w:lang w:val="en-US"/>
        </w:rPr>
        <w:t>s</w:t>
      </w:r>
      <w:r w:rsidR="00E02D5C" w:rsidRPr="0021089C">
        <w:rPr>
          <w:rStyle w:val="hps"/>
          <w:lang w:val="en-US"/>
        </w:rPr>
        <w:t xml:space="preserve"> to the</w:t>
      </w:r>
      <w:r w:rsidR="00E02D5C" w:rsidRPr="0021089C">
        <w:rPr>
          <w:lang w:val="en-US"/>
        </w:rPr>
        <w:t xml:space="preserve"> </w:t>
      </w:r>
      <w:r w:rsidR="00E02D5C" w:rsidRPr="0021089C">
        <w:rPr>
          <w:rStyle w:val="hps"/>
          <w:lang w:val="en-US"/>
        </w:rPr>
        <w:t>reference word</w:t>
      </w:r>
      <w:r w:rsidR="00E02D5C" w:rsidRPr="0021089C">
        <w:rPr>
          <w:lang w:val="en-US"/>
        </w:rPr>
        <w:t xml:space="preserve"> </w:t>
      </w:r>
      <w:r w:rsidR="00E02D5C" w:rsidRPr="0021089C">
        <w:rPr>
          <w:rStyle w:val="hps"/>
          <w:lang w:val="en-US"/>
        </w:rPr>
        <w:t>detected.</w:t>
      </w:r>
    </w:p>
    <w:p w:rsidR="00A76EEC" w:rsidRPr="0021089C" w:rsidRDefault="00994973">
      <w:pPr>
        <w:rPr>
          <w:rStyle w:val="hps"/>
          <w:lang w:val="en-US"/>
        </w:rPr>
      </w:pPr>
      <w:r w:rsidRPr="0021089C">
        <w:rPr>
          <w:rStyle w:val="hps"/>
          <w:lang w:val="en-US"/>
        </w:rPr>
        <w:lastRenderedPageBreak/>
        <w:t xml:space="preserve">This method is also a good way to neglect the </w:t>
      </w:r>
      <w:r w:rsidR="00435326" w:rsidRPr="0021089C">
        <w:rPr>
          <w:rStyle w:val="hps"/>
          <w:lang w:val="en-US"/>
        </w:rPr>
        <w:t xml:space="preserve">speech </w:t>
      </w:r>
      <w:r w:rsidRPr="0021089C">
        <w:rPr>
          <w:rStyle w:val="hps"/>
          <w:lang w:val="en-US"/>
        </w:rPr>
        <w:t>speed</w:t>
      </w:r>
      <w:r w:rsidR="00435326" w:rsidRPr="0021089C">
        <w:rPr>
          <w:rStyle w:val="hps"/>
          <w:lang w:val="en-US"/>
        </w:rPr>
        <w:t>: by its implementation, we can don’t move at the same speed throw</w:t>
      </w:r>
      <w:r w:rsidR="001E7240" w:rsidRPr="0021089C">
        <w:rPr>
          <w:rStyle w:val="hps"/>
          <w:lang w:val="en-US"/>
        </w:rPr>
        <w:t xml:space="preserve"> the two signals to compare</w:t>
      </w:r>
      <w:r w:rsidR="00D939CF" w:rsidRPr="0021089C">
        <w:rPr>
          <w:rStyle w:val="hps"/>
          <w:lang w:val="en-US"/>
        </w:rPr>
        <w:t>. So this method considers cuts and temporal extension of the signal that are observed on different word pronunciation.</w:t>
      </w:r>
    </w:p>
    <w:p w:rsidR="00424E5F" w:rsidRPr="0021089C" w:rsidRDefault="00A76EEC" w:rsidP="00A76EEC">
      <w:pPr>
        <w:pStyle w:val="Heading2"/>
        <w:numPr>
          <w:ilvl w:val="0"/>
          <w:numId w:val="4"/>
        </w:numPr>
        <w:rPr>
          <w:lang w:val="en-US"/>
        </w:rPr>
      </w:pPr>
      <w:bookmarkStart w:id="101" w:name="_Toc346722067"/>
      <w:r w:rsidRPr="0021089C">
        <w:rPr>
          <w:lang w:val="en-US"/>
        </w:rPr>
        <w:t>Transition to practice</w:t>
      </w:r>
      <w:bookmarkEnd w:id="101"/>
    </w:p>
    <w:p w:rsidR="00A76EEC" w:rsidRPr="0021089C" w:rsidRDefault="00A76EEC" w:rsidP="00A76EEC">
      <w:pPr>
        <w:rPr>
          <w:lang w:val="en-US"/>
        </w:rPr>
      </w:pPr>
    </w:p>
    <w:p w:rsidR="00F33AF8" w:rsidRPr="0021089C" w:rsidRDefault="00534344" w:rsidP="00A76EEC">
      <w:pPr>
        <w:rPr>
          <w:lang w:val="en-US"/>
        </w:rPr>
      </w:pPr>
      <w:r w:rsidRPr="0021089C">
        <w:rPr>
          <w:lang w:val="en-US"/>
        </w:rPr>
        <w:t>We chose to use the DTW metho</w:t>
      </w:r>
      <w:r w:rsidR="007A6C06" w:rsidRPr="0021089C">
        <w:rPr>
          <w:lang w:val="en-US"/>
        </w:rPr>
        <w:t xml:space="preserve">d to compare different words </w:t>
      </w:r>
      <w:r w:rsidR="00F33AF8" w:rsidRPr="0021089C">
        <w:rPr>
          <w:lang w:val="en-US"/>
        </w:rPr>
        <w:t xml:space="preserve">due to </w:t>
      </w:r>
      <w:r w:rsidR="007A6C06" w:rsidRPr="0021089C">
        <w:rPr>
          <w:lang w:val="en-US"/>
        </w:rPr>
        <w:t xml:space="preserve">the small vocabulary we have. </w:t>
      </w:r>
      <w:r w:rsidR="00F33AF8" w:rsidRPr="0021089C">
        <w:rPr>
          <w:lang w:val="en-US"/>
        </w:rPr>
        <w:t>W</w:t>
      </w:r>
      <w:r w:rsidR="007A6C06" w:rsidRPr="0021089C">
        <w:rPr>
          <w:lang w:val="en-US"/>
        </w:rPr>
        <w:t>e applied the method described above.</w:t>
      </w:r>
    </w:p>
    <w:p w:rsidR="00290B8D" w:rsidRPr="0021089C" w:rsidRDefault="00A77236" w:rsidP="00A76EEC">
      <w:pPr>
        <w:rPr>
          <w:lang w:val="en-US"/>
        </w:rPr>
      </w:pPr>
      <w:r w:rsidRPr="0021089C">
        <w:rPr>
          <w:lang w:val="en-US"/>
        </w:rPr>
        <w:t xml:space="preserve">Note that each time a new user wants to use our word recognition system; he has to record his own vocabulary </w:t>
      </w:r>
      <w:r w:rsidR="00B45223" w:rsidRPr="0021089C">
        <w:rPr>
          <w:lang w:val="en-US"/>
        </w:rPr>
        <w:t>comparison-</w:t>
      </w:r>
      <w:r w:rsidRPr="0021089C">
        <w:rPr>
          <w:lang w:val="en-US"/>
        </w:rPr>
        <w:t>base.</w:t>
      </w:r>
      <w:r w:rsidR="00170370" w:rsidRPr="0021089C">
        <w:rPr>
          <w:lang w:val="en-US"/>
        </w:rPr>
        <w:t xml:space="preserve"> But, if a user already used our system</w:t>
      </w:r>
      <w:r w:rsidR="00083BA3" w:rsidRPr="0021089C">
        <w:rPr>
          <w:lang w:val="en-US"/>
        </w:rPr>
        <w:t xml:space="preserve"> in the same conditions (same room or/and same noise around him)</w:t>
      </w:r>
      <w:r w:rsidR="00170370" w:rsidRPr="0021089C">
        <w:rPr>
          <w:lang w:val="en-US"/>
        </w:rPr>
        <w:t xml:space="preserve">, he </w:t>
      </w:r>
      <w:r w:rsidR="00343261" w:rsidRPr="0021089C">
        <w:rPr>
          <w:lang w:val="en-US"/>
        </w:rPr>
        <w:t>doesn’t</w:t>
      </w:r>
      <w:r w:rsidR="00170370" w:rsidRPr="0021089C">
        <w:rPr>
          <w:lang w:val="en-US"/>
        </w:rPr>
        <w:t xml:space="preserve"> have to record </w:t>
      </w:r>
      <w:r w:rsidR="00343261" w:rsidRPr="0021089C">
        <w:rPr>
          <w:lang w:val="en-US"/>
        </w:rPr>
        <w:t>it again</w:t>
      </w:r>
      <w:r w:rsidR="00170370" w:rsidRPr="0021089C">
        <w:rPr>
          <w:lang w:val="en-US"/>
        </w:rPr>
        <w:t>: it is saved in a specific folder with his user-name.</w:t>
      </w:r>
    </w:p>
    <w:p w:rsidR="00534344" w:rsidRPr="0021089C" w:rsidRDefault="00290B8D" w:rsidP="00A76EEC">
      <w:pPr>
        <w:rPr>
          <w:lang w:val="en-US"/>
        </w:rPr>
      </w:pPr>
      <w:r w:rsidRPr="0021089C">
        <w:rPr>
          <w:lang w:val="en-US"/>
        </w:rPr>
        <w:t>After the establishment of the comparison base, the user can begin to use our word recognition system.</w:t>
      </w:r>
      <w:r w:rsidR="00CB77B9" w:rsidRPr="0021089C">
        <w:rPr>
          <w:lang w:val="en-US"/>
        </w:rPr>
        <w:br/>
      </w:r>
    </w:p>
    <w:p w:rsidR="00CB77B9" w:rsidRPr="0021089C" w:rsidRDefault="00A76EEC" w:rsidP="002A0325">
      <w:pPr>
        <w:pStyle w:val="Heading3"/>
        <w:rPr>
          <w:lang w:val="en-US"/>
        </w:rPr>
      </w:pPr>
      <w:bookmarkStart w:id="102" w:name="_Toc346722068"/>
      <w:r w:rsidRPr="0021089C">
        <w:rPr>
          <w:lang w:val="en-US"/>
        </w:rPr>
        <w:t>DTW alone</w:t>
      </w:r>
      <w:bookmarkEnd w:id="102"/>
    </w:p>
    <w:p w:rsidR="002513EC" w:rsidRPr="0021089C" w:rsidRDefault="002513EC" w:rsidP="002513EC">
      <w:pPr>
        <w:pStyle w:val="Heading4"/>
        <w:ind w:firstLine="708"/>
        <w:rPr>
          <w:lang w:val="en-US"/>
        </w:rPr>
      </w:pPr>
      <w:r w:rsidRPr="0021089C">
        <w:rPr>
          <w:lang w:val="en-US"/>
        </w:rPr>
        <w:t>Limits</w:t>
      </w:r>
    </w:p>
    <w:p w:rsidR="001F7948" w:rsidRPr="0021089C" w:rsidRDefault="0033194A" w:rsidP="001F7948">
      <w:pPr>
        <w:rPr>
          <w:rStyle w:val="hps"/>
          <w:lang w:val="en-US"/>
        </w:rPr>
      </w:pPr>
      <w:r w:rsidRPr="0021089C">
        <w:rPr>
          <w:lang w:val="en-US"/>
        </w:rPr>
        <w:t xml:space="preserve">This method has also some limits due to </w:t>
      </w:r>
      <w:r w:rsidR="00021BA4" w:rsidRPr="0021089C">
        <w:rPr>
          <w:lang w:val="en-US"/>
        </w:rPr>
        <w:t>how we implement the</w:t>
      </w:r>
      <w:r w:rsidR="009C7608" w:rsidRPr="0021089C">
        <w:rPr>
          <w:lang w:val="en-US"/>
        </w:rPr>
        <w:t xml:space="preserve"> </w:t>
      </w:r>
      <w:r w:rsidR="00021BA4" w:rsidRPr="0021089C">
        <w:rPr>
          <w:lang w:val="en-US"/>
        </w:rPr>
        <w:t>DTW.</w:t>
      </w:r>
      <w:r w:rsidR="009C7608" w:rsidRPr="0021089C">
        <w:rPr>
          <w:lang w:val="en-US"/>
        </w:rPr>
        <w:t xml:space="preserve"> Indeed, in this method we have to calculate the distance between</w:t>
      </w:r>
      <w:r w:rsidR="00065BA8" w:rsidRPr="0021089C">
        <w:rPr>
          <w:lang w:val="en-US"/>
        </w:rPr>
        <w:t xml:space="preserve"> two </w:t>
      </w:r>
      <w:r w:rsidR="00065BA8" w:rsidRPr="0021089C">
        <w:rPr>
          <w:rStyle w:val="hps"/>
          <w:lang w:val="en-US"/>
        </w:rPr>
        <w:t>signal’s</w:t>
      </w:r>
      <w:r w:rsidR="00065BA8" w:rsidRPr="0021089C">
        <w:rPr>
          <w:lang w:val="en-US"/>
        </w:rPr>
        <w:t xml:space="preserve"> </w:t>
      </w:r>
      <w:r w:rsidR="00065BA8" w:rsidRPr="0021089C">
        <w:rPr>
          <w:rStyle w:val="hps"/>
          <w:lang w:val="en-US"/>
        </w:rPr>
        <w:t xml:space="preserve">spectrums and it is </w:t>
      </w:r>
      <w:r w:rsidR="00AD787E" w:rsidRPr="0021089C">
        <w:rPr>
          <w:rStyle w:val="hps"/>
          <w:lang w:val="en-US"/>
        </w:rPr>
        <w:t xml:space="preserve">possibly </w:t>
      </w:r>
      <w:r w:rsidR="00065BA8" w:rsidRPr="0021089C">
        <w:rPr>
          <w:rStyle w:val="hps"/>
          <w:lang w:val="en-US"/>
        </w:rPr>
        <w:t xml:space="preserve">not the best solution to differentiate two close phonemes like, for example, </w:t>
      </w:r>
      <w:r w:rsidR="002513EC" w:rsidRPr="0021089C">
        <w:rPr>
          <w:rStyle w:val="hps"/>
          <w:lang w:val="en-US"/>
        </w:rPr>
        <w:t>/a/ and /</w:t>
      </w:r>
      <w:proofErr w:type="spellStart"/>
      <w:r w:rsidR="002513EC" w:rsidRPr="0021089C">
        <w:rPr>
          <w:rStyle w:val="hps"/>
          <w:lang w:val="en-US"/>
        </w:rPr>
        <w:t>wa</w:t>
      </w:r>
      <w:proofErr w:type="spellEnd"/>
      <w:r w:rsidR="002513EC" w:rsidRPr="0021089C">
        <w:rPr>
          <w:rStyle w:val="hps"/>
          <w:lang w:val="en-US"/>
        </w:rPr>
        <w:t>/</w:t>
      </w:r>
      <w:r w:rsidR="00DD537B" w:rsidRPr="0021089C">
        <w:rPr>
          <w:rStyle w:val="hps"/>
          <w:lang w:val="en-US"/>
        </w:rPr>
        <w:t xml:space="preserve"> from “bas” and “</w:t>
      </w:r>
      <w:proofErr w:type="spellStart"/>
      <w:r w:rsidR="00DD537B" w:rsidRPr="0021089C">
        <w:rPr>
          <w:rStyle w:val="hps"/>
          <w:lang w:val="en-US"/>
        </w:rPr>
        <w:t>droite</w:t>
      </w:r>
      <w:proofErr w:type="spellEnd"/>
      <w:r w:rsidR="00DD537B" w:rsidRPr="0021089C">
        <w:rPr>
          <w:rStyle w:val="hps"/>
          <w:lang w:val="en-US"/>
        </w:rPr>
        <w:t>”</w:t>
      </w:r>
      <w:r w:rsidR="00065BA8" w:rsidRPr="0021089C">
        <w:rPr>
          <w:rStyle w:val="hps"/>
          <w:lang w:val="en-US"/>
        </w:rPr>
        <w:t>.</w:t>
      </w:r>
      <w:r w:rsidR="00C74018" w:rsidRPr="0021089C">
        <w:rPr>
          <w:rStyle w:val="hps"/>
          <w:lang w:val="en-US"/>
        </w:rPr>
        <w:t xml:space="preserve"> Another possibility is to use the </w:t>
      </w:r>
      <w:proofErr w:type="spellStart"/>
      <w:r w:rsidR="00C74018" w:rsidRPr="0021089C">
        <w:rPr>
          <w:rStyle w:val="hps"/>
          <w:lang w:val="en-US"/>
        </w:rPr>
        <w:t>Mahalanobis</w:t>
      </w:r>
      <w:proofErr w:type="spellEnd"/>
      <w:r w:rsidR="00C74018" w:rsidRPr="0021089C">
        <w:rPr>
          <w:rStyle w:val="hps"/>
          <w:lang w:val="en-US"/>
        </w:rPr>
        <w:t xml:space="preserve"> </w:t>
      </w:r>
      <w:r w:rsidR="001F7948" w:rsidRPr="0021089C">
        <w:rPr>
          <w:rStyle w:val="hps"/>
          <w:lang w:val="en-US"/>
        </w:rPr>
        <w:t>distance:</w:t>
      </w:r>
    </w:p>
    <w:p w:rsidR="001B45E2" w:rsidRPr="0021089C" w:rsidRDefault="00992C9A" w:rsidP="001F7948">
      <w:pPr>
        <w:rPr>
          <w:rStyle w:val="hps"/>
          <w:rFonts w:eastAsiaTheme="minorEastAsia"/>
          <w:lang w:val="en-US"/>
        </w:rPr>
      </w:pPr>
      <m:oMathPara>
        <m:oMath>
          <m:r>
            <w:rPr>
              <w:rStyle w:val="hps"/>
              <w:rFonts w:ascii="Cambria Math" w:hAnsi="Cambria Math"/>
              <w:lang w:val="en-US"/>
            </w:rPr>
            <m:t>d</m:t>
          </m:r>
          <m:d>
            <m:dPr>
              <m:ctrlPr>
                <w:rPr>
                  <w:rStyle w:val="hps"/>
                  <w:rFonts w:ascii="Cambria Math" w:hAnsi="Cambria Math"/>
                  <w:i/>
                  <w:lang w:val="en-US"/>
                </w:rPr>
              </m:ctrlPr>
            </m:dPr>
            <m:e>
              <m:acc>
                <m:accPr>
                  <m:chr m:val="⃗"/>
                  <m:ctrlPr>
                    <w:rPr>
                      <w:rStyle w:val="hps"/>
                      <w:rFonts w:ascii="Cambria Math" w:hAnsi="Cambria Math"/>
                      <w:i/>
                      <w:lang w:val="en-US"/>
                    </w:rPr>
                  </m:ctrlPr>
                </m:accPr>
                <m:e>
                  <m:r>
                    <w:rPr>
                      <w:rStyle w:val="hps"/>
                      <w:rFonts w:ascii="Cambria Math" w:hAnsi="Cambria Math"/>
                      <w:lang w:val="en-US"/>
                    </w:rPr>
                    <m:t>x</m:t>
                  </m:r>
                </m:e>
              </m:acc>
              <m:r>
                <w:rPr>
                  <w:rStyle w:val="hps"/>
                  <w:rFonts w:ascii="Cambria Math" w:hAnsi="Cambria Math"/>
                  <w:lang w:val="en-US"/>
                </w:rPr>
                <m:t>,</m:t>
              </m:r>
              <m:acc>
                <m:accPr>
                  <m:chr m:val="⃗"/>
                  <m:ctrlPr>
                    <w:rPr>
                      <w:rStyle w:val="hps"/>
                      <w:rFonts w:ascii="Cambria Math" w:hAnsi="Cambria Math"/>
                      <w:i/>
                      <w:lang w:val="en-US"/>
                    </w:rPr>
                  </m:ctrlPr>
                </m:accPr>
                <m:e>
                  <m:r>
                    <w:rPr>
                      <w:rStyle w:val="hps"/>
                      <w:rFonts w:ascii="Cambria Math" w:hAnsi="Cambria Math"/>
                      <w:lang w:val="en-US"/>
                    </w:rPr>
                    <m:t>y</m:t>
                  </m:r>
                </m:e>
              </m:acc>
            </m:e>
          </m:d>
          <m:r>
            <w:rPr>
              <w:rStyle w:val="hps"/>
              <w:rFonts w:ascii="Cambria Math" w:eastAsiaTheme="minorEastAsia" w:hAnsi="Cambria Math"/>
              <w:lang w:val="en-US"/>
            </w:rPr>
            <m:t>=</m:t>
          </m:r>
          <m:rad>
            <m:radPr>
              <m:degHide m:val="on"/>
              <m:ctrlPr>
                <w:rPr>
                  <w:rStyle w:val="hps"/>
                  <w:rFonts w:ascii="Cambria Math" w:eastAsiaTheme="minorEastAsia" w:hAnsi="Cambria Math"/>
                  <w:i/>
                  <w:lang w:val="en-US"/>
                </w:rPr>
              </m:ctrlPr>
            </m:radPr>
            <m:deg/>
            <m:e>
              <m:sSup>
                <m:sSupPr>
                  <m:ctrlPr>
                    <w:rPr>
                      <w:rStyle w:val="hps"/>
                      <w:rFonts w:ascii="Cambria Math" w:eastAsiaTheme="minorEastAsia" w:hAnsi="Cambria Math"/>
                      <w:i/>
                      <w:lang w:val="en-US"/>
                    </w:rPr>
                  </m:ctrlPr>
                </m:sSupPr>
                <m:e>
                  <m:d>
                    <m:dPr>
                      <m:ctrlPr>
                        <w:rPr>
                          <w:rStyle w:val="hps"/>
                          <w:rFonts w:ascii="Cambria Math" w:eastAsiaTheme="minorEastAsia"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sup>
                  <m:r>
                    <w:rPr>
                      <w:rStyle w:val="hps"/>
                      <w:rFonts w:ascii="Cambria Math" w:eastAsiaTheme="minorEastAsia" w:hAnsi="Cambria Math"/>
                      <w:lang w:val="en-US"/>
                    </w:rPr>
                    <m:t>T</m:t>
                  </m:r>
                </m:sup>
              </m:sSup>
              <m:r>
                <w:rPr>
                  <w:rStyle w:val="hps"/>
                  <w:rFonts w:ascii="Cambria Math" w:eastAsiaTheme="minorEastAsia" w:hAnsi="Cambria Math"/>
                  <w:lang w:val="en-US"/>
                </w:rPr>
                <m:t>*</m:t>
              </m:r>
              <m:sSup>
                <m:sSupPr>
                  <m:ctrlPr>
                    <w:rPr>
                      <w:rStyle w:val="hps"/>
                      <w:rFonts w:ascii="Cambria Math" w:hAnsi="Cambria Math"/>
                      <w:i/>
                      <w:lang w:val="en-US"/>
                    </w:rPr>
                  </m:ctrlPr>
                </m:sSupPr>
                <m:e>
                  <m:r>
                    <m:rPr>
                      <m:sty m:val="p"/>
                    </m:rPr>
                    <w:rPr>
                      <w:rStyle w:val="hps"/>
                      <w:rFonts w:ascii="Cambria Math" w:hAnsi="Cambria Math"/>
                      <w:lang w:val="en-US"/>
                    </w:rPr>
                    <m:t>Σ</m:t>
                  </m:r>
                </m:e>
                <m:sup>
                  <m:r>
                    <w:rPr>
                      <w:rStyle w:val="hps"/>
                      <w:rFonts w:ascii="Cambria Math" w:hAnsi="Cambria Math"/>
                      <w:lang w:val="en-US"/>
                    </w:rPr>
                    <m:t>-1</m:t>
                  </m:r>
                </m:sup>
              </m:sSup>
              <m:d>
                <m:dPr>
                  <m:ctrlPr>
                    <w:rPr>
                      <w:rStyle w:val="hps"/>
                      <w:rFonts w:ascii="Cambria Math"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rad>
        </m:oMath>
      </m:oMathPara>
    </w:p>
    <w:p w:rsidR="0033194A" w:rsidRPr="0021089C" w:rsidRDefault="00992C9A" w:rsidP="001F7948">
      <w:pPr>
        <w:rPr>
          <w:rStyle w:val="hps"/>
          <w:rFonts w:eastAsiaTheme="minorEastAsia"/>
          <w:lang w:val="en-US"/>
        </w:rPr>
      </w:pPr>
      <w:r w:rsidRPr="0021089C">
        <w:rPr>
          <w:rStyle w:val="hps"/>
          <w:rFonts w:eastAsiaTheme="minorEastAsia"/>
          <w:lang w:val="en-US"/>
        </w:rPr>
        <w:t xml:space="preserve">Where </w:t>
      </w:r>
      <m:oMath>
        <m:r>
          <m:rPr>
            <m:sty m:val="p"/>
          </m:rPr>
          <w:rPr>
            <w:rStyle w:val="hps"/>
            <w:rFonts w:ascii="Cambria Math" w:eastAsiaTheme="minorEastAsia" w:hAnsi="Cambria Math"/>
            <w:lang w:val="en-US"/>
          </w:rPr>
          <m:t>Σ</m:t>
        </m:r>
      </m:oMath>
      <w:r w:rsidRPr="0021089C">
        <w:rPr>
          <w:rStyle w:val="hps"/>
          <w:rFonts w:eastAsiaTheme="minorEastAsia"/>
          <w:lang w:val="en-US"/>
        </w:rPr>
        <w:t xml:space="preserve"> is the covariance </w:t>
      </w:r>
      <w:proofErr w:type="gramStart"/>
      <w:r w:rsidRPr="0021089C">
        <w:rPr>
          <w:rStyle w:val="hps"/>
          <w:rFonts w:eastAsiaTheme="minorEastAsia"/>
          <w:lang w:val="en-US"/>
        </w:rPr>
        <w:t>mat</w:t>
      </w:r>
      <w:proofErr w:type="spellStart"/>
      <w:r w:rsidR="00FF7A84" w:rsidRPr="0021089C">
        <w:rPr>
          <w:rStyle w:val="hps"/>
          <w:rFonts w:eastAsiaTheme="minorEastAsia"/>
          <w:lang w:val="en-US"/>
        </w:rPr>
        <w:t>r</w:t>
      </w:r>
      <w:r w:rsidRPr="0021089C">
        <w:rPr>
          <w:rStyle w:val="hps"/>
          <w:rFonts w:eastAsiaTheme="minorEastAsia"/>
          <w:lang w:val="en-US"/>
        </w:rPr>
        <w:t>ix</w:t>
      </w:r>
      <w:proofErr w:type="spellEnd"/>
      <w:r w:rsidRPr="0021089C">
        <w:rPr>
          <w:rStyle w:val="hps"/>
          <w:rFonts w:eastAsiaTheme="minorEastAsia"/>
          <w:lang w:val="en-US"/>
        </w:rPr>
        <w:t>.</w:t>
      </w:r>
      <w:proofErr w:type="gramEnd"/>
      <w:r w:rsidR="000E1494" w:rsidRPr="0021089C">
        <w:rPr>
          <w:rStyle w:val="hps"/>
          <w:rFonts w:eastAsiaTheme="minorEastAsia"/>
          <w:lang w:val="en-US"/>
        </w:rPr>
        <w:br/>
      </w:r>
      <w:r w:rsidR="001B45E2" w:rsidRPr="0021089C">
        <w:rPr>
          <w:rStyle w:val="hps"/>
          <w:lang w:val="en-US"/>
        </w:rPr>
        <w:br/>
      </w:r>
      <w:r w:rsidR="00DB19E4" w:rsidRPr="0021089C">
        <w:rPr>
          <w:rStyle w:val="hps"/>
          <w:lang w:val="en-US"/>
        </w:rPr>
        <w:t xml:space="preserve">Another limit </w:t>
      </w:r>
      <w:r w:rsidR="00994973" w:rsidRPr="0021089C">
        <w:rPr>
          <w:rStyle w:val="hps"/>
          <w:lang w:val="en-US"/>
        </w:rPr>
        <w:t>of this method, it is when the vocabulary studied grows up: as we compare the new signal to all the others and then we choose which one is the nearest. That’s why this method is s</w:t>
      </w:r>
      <w:r w:rsidR="002E6AC3" w:rsidRPr="0021089C">
        <w:rPr>
          <w:rStyle w:val="hps"/>
          <w:lang w:val="en-US"/>
        </w:rPr>
        <w:t>lower for big vocabularies</w:t>
      </w:r>
      <w:r w:rsidR="00994973" w:rsidRPr="0021089C">
        <w:rPr>
          <w:rStyle w:val="hps"/>
          <w:lang w:val="en-US"/>
        </w:rPr>
        <w:t>.</w:t>
      </w:r>
      <w:r w:rsidR="000E1494" w:rsidRPr="0021089C">
        <w:rPr>
          <w:rStyle w:val="hps"/>
          <w:lang w:val="en-US"/>
        </w:rPr>
        <w:t xml:space="preserve"> </w:t>
      </w:r>
      <w:r w:rsidR="00994973" w:rsidRPr="0021089C">
        <w:rPr>
          <w:rStyle w:val="hps"/>
          <w:lang w:val="en-US"/>
        </w:rPr>
        <w:t>So as long as we have a small vocabulary (~20 words), this method is the best. But if our vocabulary has to grow t</w:t>
      </w:r>
      <w:r w:rsidR="006A203E" w:rsidRPr="0021089C">
        <w:rPr>
          <w:rStyle w:val="hps"/>
          <w:lang w:val="en-US"/>
        </w:rPr>
        <w:t>o</w:t>
      </w:r>
      <w:r w:rsidR="00994973" w:rsidRPr="0021089C">
        <w:rPr>
          <w:rStyle w:val="hps"/>
          <w:lang w:val="en-US"/>
        </w:rPr>
        <w:t>o much, we have to change the method we use.</w:t>
      </w:r>
    </w:p>
    <w:p w:rsidR="0033194A" w:rsidRPr="0021089C" w:rsidRDefault="006E62B1" w:rsidP="0033194A">
      <w:pPr>
        <w:rPr>
          <w:lang w:val="en-US"/>
        </w:rPr>
      </w:pPr>
      <w:r w:rsidRPr="0021089C">
        <w:rPr>
          <w:rStyle w:val="hps"/>
          <w:lang w:val="en-US"/>
        </w:rPr>
        <w:t>As we already said, it’s</w:t>
      </w:r>
      <w:r w:rsidR="0033194A" w:rsidRPr="0021089C">
        <w:rPr>
          <w:rStyle w:val="hps"/>
          <w:lang w:val="en-US"/>
        </w:rPr>
        <w:t xml:space="preserve"> important th</w:t>
      </w:r>
      <w:r w:rsidR="0033194A" w:rsidRPr="0021089C">
        <w:rPr>
          <w:lang w:val="en-US"/>
        </w:rPr>
        <w:t xml:space="preserve">at </w:t>
      </w:r>
      <w:r w:rsidRPr="0021089C">
        <w:rPr>
          <w:kern w:val="28"/>
          <w:lang w:val="en-US"/>
        </w:rPr>
        <w:t>the words are long and different enough so the D</w:t>
      </w:r>
      <w:r w:rsidR="000E1494" w:rsidRPr="0021089C">
        <w:rPr>
          <w:kern w:val="28"/>
          <w:lang w:val="en-US"/>
        </w:rPr>
        <w:t>T</w:t>
      </w:r>
      <w:r w:rsidRPr="0021089C">
        <w:rPr>
          <w:kern w:val="28"/>
          <w:lang w:val="en-US"/>
        </w:rPr>
        <w:t>W can’t delete important parties</w:t>
      </w:r>
      <w:r w:rsidRPr="0021089C">
        <w:rPr>
          <w:lang w:val="en-US"/>
        </w:rPr>
        <w:t xml:space="preserve">, but it is also important that </w:t>
      </w:r>
      <w:r w:rsidR="0033194A" w:rsidRPr="0021089C">
        <w:rPr>
          <w:lang w:val="en-US"/>
        </w:rPr>
        <w:t xml:space="preserve">all words </w:t>
      </w:r>
      <w:r w:rsidRPr="0021089C">
        <w:rPr>
          <w:lang w:val="en-US"/>
        </w:rPr>
        <w:t xml:space="preserve">to compare </w:t>
      </w:r>
      <w:r w:rsidR="0033194A" w:rsidRPr="0021089C">
        <w:rPr>
          <w:lang w:val="en-US"/>
        </w:rPr>
        <w:t>have approximately the same width and the same tone.</w:t>
      </w:r>
      <w:r w:rsidRPr="0021089C">
        <w:rPr>
          <w:lang w:val="en-US"/>
        </w:rPr>
        <w:t xml:space="preserve"> Indeed, if we compare a long word to a shorter word in base, the algorithm will be soon stuck at the end of the short signal and will only compare the long signal with some noise, so it is not a relevant way to have good results.</w:t>
      </w:r>
    </w:p>
    <w:p w:rsidR="002A0325" w:rsidRPr="0021089C" w:rsidRDefault="00FE343B" w:rsidP="00101C40">
      <w:pPr>
        <w:tabs>
          <w:tab w:val="left" w:pos="5297"/>
        </w:tabs>
        <w:rPr>
          <w:rStyle w:val="hps"/>
          <w:lang w:val="en-US"/>
        </w:rPr>
      </w:pPr>
      <w:r w:rsidRPr="0021089C">
        <w:rPr>
          <w:lang w:val="en-US"/>
        </w:rPr>
        <w:t xml:space="preserve">Another problem here is that if we have a very oscillating path (big increases or looses in the path indices), it will influence the </w:t>
      </w:r>
      <w:r w:rsidR="00757A5F" w:rsidRPr="0021089C">
        <w:rPr>
          <w:lang w:val="en-US"/>
        </w:rPr>
        <w:t xml:space="preserve">calculated </w:t>
      </w:r>
      <w:r w:rsidRPr="0021089C">
        <w:rPr>
          <w:lang w:val="en-US"/>
        </w:rPr>
        <w:t>di</w:t>
      </w:r>
      <w:r w:rsidR="00757A5F" w:rsidRPr="0021089C">
        <w:rPr>
          <w:lang w:val="en-US"/>
        </w:rPr>
        <w:t>stances</w:t>
      </w:r>
      <w:r w:rsidRPr="0021089C">
        <w:rPr>
          <w:lang w:val="en-US"/>
        </w:rPr>
        <w:t xml:space="preserve">. But it is not enough here to force the comparisons between the indices m and </w:t>
      </w:r>
      <w:proofErr w:type="spellStart"/>
      <w:r w:rsidRPr="0021089C">
        <w:rPr>
          <w:lang w:val="en-US"/>
        </w:rPr>
        <w:t>m+</w:t>
      </w:r>
      <w:r w:rsidRPr="0021089C">
        <w:rPr>
          <w:rStyle w:val="hps"/>
          <w:lang w:val="en-US"/>
        </w:rPr>
        <w:t>Δ</w:t>
      </w:r>
      <w:proofErr w:type="spellEnd"/>
      <w:r w:rsidRPr="0021089C">
        <w:rPr>
          <w:rStyle w:val="hps"/>
          <w:lang w:val="en-US"/>
        </w:rPr>
        <w:t xml:space="preserve">: it could </w:t>
      </w:r>
      <w:r w:rsidR="00102BDB" w:rsidRPr="0021089C">
        <w:rPr>
          <w:rStyle w:val="hps"/>
          <w:lang w:val="en-US"/>
        </w:rPr>
        <w:t>stick</w:t>
      </w:r>
      <w:r w:rsidRPr="0021089C">
        <w:rPr>
          <w:rStyle w:val="hps"/>
          <w:lang w:val="en-US"/>
        </w:rPr>
        <w:t xml:space="preserve"> us at the signal’s end without compare it.</w:t>
      </w:r>
    </w:p>
    <w:p w:rsidR="002A0325" w:rsidRPr="0021089C" w:rsidRDefault="002A0325">
      <w:pPr>
        <w:rPr>
          <w:rStyle w:val="hps"/>
          <w:lang w:val="en-US"/>
        </w:rPr>
      </w:pPr>
      <w:r w:rsidRPr="0021089C">
        <w:rPr>
          <w:rStyle w:val="hps"/>
          <w:lang w:val="en-US"/>
        </w:rPr>
        <w:br w:type="page"/>
      </w:r>
    </w:p>
    <w:p w:rsidR="009E3257" w:rsidRPr="0021089C" w:rsidRDefault="002F0CF7" w:rsidP="002F0CF7">
      <w:pPr>
        <w:pStyle w:val="Heading3"/>
        <w:rPr>
          <w:lang w:val="en-US"/>
        </w:rPr>
      </w:pPr>
      <w:bookmarkStart w:id="103" w:name="_Toc346722069"/>
      <w:r w:rsidRPr="0021089C">
        <w:rPr>
          <w:lang w:val="en-US"/>
        </w:rPr>
        <w:lastRenderedPageBreak/>
        <w:t>DTW ameliorations</w:t>
      </w:r>
      <w:bookmarkEnd w:id="103"/>
    </w:p>
    <w:p w:rsidR="001D59BE" w:rsidRPr="0021089C" w:rsidRDefault="001D59BE" w:rsidP="001D59BE">
      <w:pPr>
        <w:pStyle w:val="Heading4"/>
        <w:rPr>
          <w:lang w:val="en-US"/>
        </w:rPr>
      </w:pPr>
      <w:r w:rsidRPr="0021089C">
        <w:rPr>
          <w:lang w:val="en-US"/>
        </w:rPr>
        <w:t>Theory</w:t>
      </w:r>
    </w:p>
    <w:p w:rsidR="00102BDB" w:rsidRPr="0021089C" w:rsidRDefault="00102BDB" w:rsidP="002F0CF7">
      <w:pPr>
        <w:rPr>
          <w:lang w:val="en-US"/>
        </w:rPr>
      </w:pPr>
      <w:r w:rsidRPr="0021089C">
        <w:rPr>
          <w:lang w:val="en-US"/>
        </w:rPr>
        <w:t>So, we search here to avoid these oscillations on the path indices</w:t>
      </w:r>
      <w:r w:rsidR="00566BCA" w:rsidRPr="0021089C">
        <w:rPr>
          <w:lang w:val="en-US"/>
        </w:rPr>
        <w:t xml:space="preserve"> and have the best global solution</w:t>
      </w:r>
      <w:r w:rsidRPr="0021089C">
        <w:rPr>
          <w:lang w:val="en-US"/>
        </w:rPr>
        <w:t xml:space="preserve">. In order to do that, we seek to calculate on </w:t>
      </w:r>
      <w:r w:rsidR="00C42BB8" w:rsidRPr="0021089C">
        <w:rPr>
          <w:lang w:val="en-US"/>
        </w:rPr>
        <w:t>every index</w:t>
      </w:r>
      <w:r w:rsidRPr="0021089C">
        <w:rPr>
          <w:lang w:val="en-US"/>
        </w:rPr>
        <w:t xml:space="preserve"> (</w:t>
      </w:r>
      <w:r w:rsidR="00C42BB8" w:rsidRPr="0021089C">
        <w:rPr>
          <w:lang w:val="en-US"/>
        </w:rPr>
        <w:t>step</w:t>
      </w:r>
      <w:r w:rsidRPr="0021089C">
        <w:rPr>
          <w:lang w:val="en-US"/>
        </w:rPr>
        <w:t>) the lower path</w:t>
      </w:r>
      <w:r w:rsidR="00DE702B" w:rsidRPr="0021089C">
        <w:rPr>
          <w:lang w:val="en-US"/>
        </w:rPr>
        <w:t xml:space="preserve"> between the reference signal and the comparison signal</w:t>
      </w:r>
      <w:r w:rsidR="00E37FB6" w:rsidRPr="0021089C">
        <w:rPr>
          <w:lang w:val="en-US"/>
        </w:rPr>
        <w:t>.</w:t>
      </w:r>
    </w:p>
    <w:p w:rsidR="00643CAA" w:rsidRPr="0021089C" w:rsidRDefault="00037BA2" w:rsidP="002F0CF7">
      <w:pPr>
        <w:rPr>
          <w:lang w:val="en-US"/>
        </w:rPr>
      </w:pPr>
      <w:r w:rsidRPr="0021089C">
        <w:rPr>
          <w:lang w:val="en-US"/>
        </w:rPr>
        <w:t>To do that, we use the following method from step 1 to step τ</w:t>
      </w:r>
      <w:r w:rsidR="00D155C8" w:rsidRPr="0021089C">
        <w:rPr>
          <w:lang w:val="en-US"/>
        </w:rPr>
        <w:t>-1</w:t>
      </w:r>
      <w:r w:rsidRPr="0021089C">
        <w:rPr>
          <w:lang w:val="en-US"/>
        </w:rPr>
        <w:t>.</w:t>
      </w:r>
    </w:p>
    <w:p w:rsidR="00E37FB6" w:rsidRPr="0021089C" w:rsidRDefault="00037BA2" w:rsidP="00643CAA">
      <w:pPr>
        <w:rPr>
          <w:rFonts w:eastAsiaTheme="minorEastAsia"/>
          <w:lang w:val="en-US"/>
        </w:rPr>
      </w:pPr>
      <m:oMathPara>
        <m:oMath>
          <m:r>
            <m:rPr>
              <m:sty m:val="p"/>
            </m:rPr>
            <w:rPr>
              <w:rFonts w:ascii="Cambria Math" w:hAnsi="Cambria Math"/>
              <w:lang w:val="en-US"/>
            </w:rPr>
            <m:t>∀i∈</m:t>
          </m:r>
          <m:d>
            <m:dPr>
              <m:begChr m:val="["/>
              <m:endChr m:val="]"/>
              <m:ctrlPr>
                <w:rPr>
                  <w:rFonts w:ascii="Cambria Math" w:hAnsi="Cambria Math"/>
                  <w:lang w:val="en-US"/>
                </w:rPr>
              </m:ctrlPr>
            </m:dPr>
            <m:e>
              <m:r>
                <m:rPr>
                  <m:sty m:val="p"/>
                </m:rPr>
                <w:rPr>
                  <w:rFonts w:ascii="Cambria Math" w:hAnsi="Cambria Math"/>
                  <w:lang w:val="en-US"/>
                </w:rPr>
                <m:t>0,step*∆</m:t>
              </m:r>
            </m:e>
          </m:d>
          <m:r>
            <m:rPr>
              <m:sty m:val="p"/>
            </m:rPr>
            <w:rPr>
              <w:rFonts w:ascii="Cambria Math" w:hAnsi="Cambria Math"/>
              <w:lang w:val="en-US"/>
            </w:rPr>
            <m:t xml:space="preserve"> table Vdist =</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step</m:t>
              </m:r>
            </m:den>
          </m:f>
          <m:r>
            <m:rPr>
              <m:sty m:val="p"/>
            </m:rPr>
            <w:rPr>
              <w:rFonts w:ascii="Cambria Math" w:hAnsi="Cambria Math"/>
              <w:lang w:val="en-US"/>
            </w:rPr>
            <m:t>distance</m:t>
          </m:r>
          <m:d>
            <m:dPr>
              <m:ctrlPr>
                <w:rPr>
                  <w:rFonts w:ascii="Cambria Math" w:hAnsi="Cambria Math"/>
                  <w:lang w:val="en-US"/>
                </w:rPr>
              </m:ctrlPr>
            </m:dPr>
            <m:e>
              <m:r>
                <m:rPr>
                  <m:sty m:val="p"/>
                </m:rPr>
                <w:rPr>
                  <w:rFonts w:ascii="Cambria Math" w:hAnsi="Cambria Math"/>
                  <w:lang w:val="en-US"/>
                </w:rPr>
                <m:t>n+step,m+i</m:t>
              </m:r>
            </m:e>
          </m:d>
          <m:r>
            <m:rPr>
              <m:sty m:val="p"/>
            </m:rPr>
            <w:rPr>
              <w:rFonts w:ascii="Cambria Math" w:hAnsi="Cambria Math"/>
              <w:lang w:val="en-US"/>
            </w:rPr>
            <m:t xml:space="preserve">+ </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step</m:t>
                  </m:r>
                </m:den>
              </m:f>
            </m:e>
          </m:d>
          <m:r>
            <m:rPr>
              <m:sty m:val="p"/>
            </m:rPr>
            <w:rPr>
              <w:rFonts w:ascii="Cambria Math" w:hAnsi="Cambria Math"/>
              <w:lang w:val="en-US"/>
            </w:rPr>
            <m:t>*minDist</m:t>
          </m:r>
          <m:d>
            <m:dPr>
              <m:begChr m:val="["/>
              <m:endChr m:val="]"/>
              <m:ctrlPr>
                <w:rPr>
                  <w:rFonts w:ascii="Cambria Math" w:hAnsi="Cambria Math"/>
                  <w:lang w:val="en-US"/>
                </w:rPr>
              </m:ctrlPr>
            </m:dPr>
            <m:e>
              <m:r>
                <m:rPr>
                  <m:sty m:val="p"/>
                </m:rPr>
                <w:rPr>
                  <w:rFonts w:ascii="Cambria Math" w:hAnsi="Cambria Math"/>
                  <w:lang w:val="en-US"/>
                </w:rPr>
                <m:t>i</m:t>
              </m:r>
            </m:e>
          </m:d>
        </m:oMath>
      </m:oMathPara>
    </w:p>
    <w:p w:rsidR="00643CAA" w:rsidRPr="0021089C" w:rsidRDefault="00037BA2" w:rsidP="00643CAA">
      <w:pPr>
        <w:rPr>
          <w:rFonts w:eastAsiaTheme="minorEastAsia"/>
          <w:lang w:val="en-US"/>
        </w:rPr>
      </w:pPr>
      <m:oMathPara>
        <m:oMath>
          <m:r>
            <m:rPr>
              <m:sty m:val="p"/>
            </m:rPr>
            <w:rPr>
              <w:rFonts w:ascii="Cambria Math" w:hAnsi="Cambria Math"/>
              <w:lang w:val="en-US"/>
            </w:rPr>
            <m:t>∀i∈</m:t>
          </m:r>
          <m:d>
            <m:dPr>
              <m:begChr m:val="["/>
              <m:endChr m:val="]"/>
              <m:ctrlPr>
                <w:rPr>
                  <w:rFonts w:ascii="Cambria Math" w:hAnsi="Cambria Math"/>
                  <w:lang w:val="en-US"/>
                </w:rPr>
              </m:ctrlPr>
            </m:dPr>
            <m:e>
              <m:r>
                <m:rPr>
                  <m:sty m:val="p"/>
                </m:rPr>
                <w:rPr>
                  <w:rFonts w:ascii="Cambria Math" w:hAnsi="Cambria Math"/>
                  <w:lang w:val="en-US"/>
                </w:rPr>
                <m:t>0,(step-1)*∆</m:t>
              </m:r>
            </m:e>
          </m:d>
          <m:r>
            <m:rPr>
              <m:sty m:val="p"/>
            </m:rPr>
            <w:rPr>
              <w:rFonts w:ascii="Cambria Math" w:hAnsi="Cambria Math"/>
              <w:lang w:val="en-US"/>
            </w:rPr>
            <m:t xml:space="preserve"> table minDist= </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min</m:t>
                  </m:r>
                </m:e>
                <m:lim>
                  <m:r>
                    <m:rPr>
                      <m:sty m:val="p"/>
                    </m:rPr>
                    <w:rPr>
                      <w:rFonts w:ascii="Cambria Math" w:hAnsi="Cambria Math"/>
                      <w:lang w:val="en-US"/>
                    </w:rPr>
                    <m:t>i</m:t>
                  </m:r>
                </m:lim>
              </m:limLow>
            </m:fName>
            <m:e>
              <m:d>
                <m:dPr>
                  <m:ctrlPr>
                    <w:rPr>
                      <w:rFonts w:ascii="Cambria Math" w:hAnsi="Cambria Math"/>
                      <w:lang w:val="en-US"/>
                    </w:rPr>
                  </m:ctrlPr>
                </m:dPr>
                <m:e>
                  <m:r>
                    <m:rPr>
                      <m:sty m:val="p"/>
                    </m:rPr>
                    <w:rPr>
                      <w:rFonts w:ascii="Cambria Math" w:hAnsi="Cambria Math"/>
                      <w:lang w:val="en-US"/>
                    </w:rPr>
                    <m:t>Vdist</m:t>
                  </m:r>
                  <m:d>
                    <m:dPr>
                      <m:begChr m:val="["/>
                      <m:endChr m:val="]"/>
                      <m:ctrlPr>
                        <w:rPr>
                          <w:rFonts w:ascii="Cambria Math" w:hAnsi="Cambria Math"/>
                          <w:lang w:val="en-US"/>
                        </w:rPr>
                      </m:ctrlPr>
                    </m:dPr>
                    <m:e>
                      <m:r>
                        <m:rPr>
                          <m:sty m:val="p"/>
                        </m:rPr>
                        <w:rPr>
                          <w:rFonts w:ascii="Cambria Math" w:hAnsi="Cambria Math"/>
                          <w:lang w:val="en-US"/>
                        </w:rPr>
                        <m:t>i,i+∆</m:t>
                      </m:r>
                    </m:e>
                  </m:d>
                </m:e>
              </m:d>
            </m:e>
          </m:func>
        </m:oMath>
      </m:oMathPara>
    </w:p>
    <w:p w:rsidR="00643CAA" w:rsidRPr="0021089C" w:rsidRDefault="00643CAA" w:rsidP="00643CAA">
      <w:pPr>
        <w:rPr>
          <w:rFonts w:eastAsiaTheme="minorEastAsia"/>
          <w:lang w:val="en-US"/>
        </w:rPr>
      </w:pPr>
      <w:r w:rsidRPr="0021089C">
        <w:rPr>
          <w:rFonts w:eastAsiaTheme="minorEastAsia"/>
          <w:lang w:val="en-US"/>
        </w:rPr>
        <w:t xml:space="preserve">Where </w:t>
      </w:r>
      <m:oMath>
        <m:r>
          <m:rPr>
            <m:sty m:val="p"/>
          </m:rPr>
          <w:rPr>
            <w:rFonts w:ascii="Cambria Math" w:hAnsi="Cambria Math"/>
            <w:lang w:val="en-US"/>
          </w:rPr>
          <m:t>Vdist</m:t>
        </m:r>
        <m:d>
          <m:dPr>
            <m:begChr m:val="["/>
            <m:endChr m:val="]"/>
            <m:ctrlPr>
              <w:rPr>
                <w:rFonts w:ascii="Cambria Math" w:hAnsi="Cambria Math"/>
                <w:lang w:val="en-US"/>
              </w:rPr>
            </m:ctrlPr>
          </m:dPr>
          <m:e>
            <m:r>
              <m:rPr>
                <m:sty m:val="p"/>
              </m:rPr>
              <w:rPr>
                <w:rFonts w:ascii="Cambria Math" w:hAnsi="Cambria Math"/>
                <w:lang w:val="en-US"/>
              </w:rPr>
              <m:t>i,i+∆</m:t>
            </m:r>
          </m:e>
        </m:d>
      </m:oMath>
      <w:r w:rsidRPr="0021089C">
        <w:rPr>
          <w:rFonts w:eastAsiaTheme="minorEastAsia"/>
          <w:lang w:val="en-US"/>
        </w:rPr>
        <w:t xml:space="preserve"> is the table Vdist taken only between the indices I and i+Δ</w:t>
      </w:r>
    </w:p>
    <w:p w:rsidR="00FE4F5E" w:rsidRDefault="00D155C8">
      <w:pPr>
        <w:rPr>
          <w:rFonts w:eastAsiaTheme="minorEastAsia"/>
          <w:lang w:val="en-US"/>
        </w:rPr>
      </w:pPr>
      <w:r w:rsidRPr="0021089C">
        <w:rPr>
          <w:rFonts w:eastAsiaTheme="minorEastAsia"/>
          <w:lang w:val="en-US"/>
        </w:rPr>
        <w:t xml:space="preserve">Finally, </w:t>
      </w:r>
      <w:r w:rsidR="00642E12" w:rsidRPr="0021089C">
        <w:rPr>
          <w:rFonts w:eastAsiaTheme="minorEastAsia"/>
          <w:lang w:val="en-US"/>
        </w:rPr>
        <w:t xml:space="preserve">we have a table with the distances minima. On this table, we search the minimal value and its </w:t>
      </w:r>
      <w:r w:rsidR="00404B12" w:rsidRPr="0021089C">
        <w:rPr>
          <w:rFonts w:eastAsiaTheme="minorEastAsia"/>
          <w:lang w:val="en-US"/>
        </w:rPr>
        <w:t>index</w:t>
      </w:r>
      <w:r w:rsidR="00642E12" w:rsidRPr="0021089C">
        <w:rPr>
          <w:rFonts w:eastAsiaTheme="minorEastAsia"/>
          <w:lang w:val="en-US"/>
        </w:rPr>
        <w:t>. It is on this last one that we will keep as minimal path.</w:t>
      </w:r>
    </w:p>
    <w:p w:rsidR="003318F3" w:rsidRPr="0021089C" w:rsidRDefault="003318F3">
      <w:pPr>
        <w:rPr>
          <w:kern w:val="28"/>
          <w:lang w:val="en-US"/>
        </w:rPr>
      </w:pPr>
    </w:p>
    <w:p w:rsidR="00A76EEC" w:rsidRPr="0021089C" w:rsidRDefault="009E3257" w:rsidP="009E3257">
      <w:pPr>
        <w:pStyle w:val="Heading3"/>
        <w:rPr>
          <w:lang w:val="en-US"/>
        </w:rPr>
      </w:pPr>
      <w:bookmarkStart w:id="104" w:name="_Toc346722070"/>
      <w:r w:rsidRPr="0021089C">
        <w:rPr>
          <w:lang w:val="en-US"/>
        </w:rPr>
        <w:t>Amelioration with high and low frequencies comparison</w:t>
      </w:r>
      <w:bookmarkEnd w:id="104"/>
    </w:p>
    <w:p w:rsidR="009E3257" w:rsidRPr="0021089C" w:rsidRDefault="009E3257" w:rsidP="009E3257">
      <w:pPr>
        <w:pStyle w:val="Heading4"/>
        <w:rPr>
          <w:lang w:val="en-US"/>
        </w:rPr>
      </w:pPr>
      <w:r w:rsidRPr="0021089C">
        <w:rPr>
          <w:lang w:val="en-US"/>
        </w:rPr>
        <w:tab/>
      </w:r>
      <w:r w:rsidR="005D26DA" w:rsidRPr="0021089C">
        <w:rPr>
          <w:lang w:val="en-US"/>
        </w:rPr>
        <w:t>Theory</w:t>
      </w:r>
    </w:p>
    <w:p w:rsidR="009E3257" w:rsidRPr="0021089C" w:rsidRDefault="00FE0337" w:rsidP="00FE0337">
      <w:pPr>
        <w:pStyle w:val="Heading5"/>
        <w:numPr>
          <w:ilvl w:val="0"/>
          <w:numId w:val="3"/>
        </w:numPr>
        <w:rPr>
          <w:lang w:val="en-US"/>
        </w:rPr>
      </w:pPr>
      <w:r w:rsidRPr="0021089C">
        <w:rPr>
          <w:lang w:val="en-US"/>
        </w:rPr>
        <w:t>Word beginning detection:</w:t>
      </w:r>
    </w:p>
    <w:p w:rsidR="00FE0337" w:rsidRPr="0021089C" w:rsidRDefault="009A34C9" w:rsidP="00FE0337">
      <w:pPr>
        <w:rPr>
          <w:lang w:val="en-US"/>
        </w:rPr>
      </w:pPr>
      <w:r w:rsidRPr="0021089C">
        <w:rPr>
          <w:lang w:val="en-US"/>
        </w:rPr>
        <w:t xml:space="preserve">Sometimes, </w:t>
      </w:r>
      <w:r w:rsidR="004F2C5B" w:rsidRPr="0021089C">
        <w:rPr>
          <w:lang w:val="en-US"/>
        </w:rPr>
        <w:t xml:space="preserve">the </w:t>
      </w:r>
      <w:r w:rsidR="00A82D0B" w:rsidRPr="0021089C">
        <w:rPr>
          <w:lang w:val="en-US"/>
        </w:rPr>
        <w:t>user doesn’t</w:t>
      </w:r>
      <w:r w:rsidR="004F2C5B" w:rsidRPr="0021089C">
        <w:rPr>
          <w:lang w:val="en-US"/>
        </w:rPr>
        <w:t xml:space="preserve"> begin to talk with the sound recording</w:t>
      </w:r>
      <w:r w:rsidR="001358A4" w:rsidRPr="0021089C">
        <w:rPr>
          <w:lang w:val="en-US"/>
        </w:rPr>
        <w:t xml:space="preserve"> beginning.</w:t>
      </w:r>
      <w:r w:rsidR="00A82D0B" w:rsidRPr="0021089C">
        <w:rPr>
          <w:lang w:val="en-US"/>
        </w:rPr>
        <w:t xml:space="preserve"> So it is interesting for us to detect the beginning of the word in order to begin the sound treatment at the good point.</w:t>
      </w:r>
    </w:p>
    <w:p w:rsidR="003647CF" w:rsidRPr="0021089C" w:rsidRDefault="003647CF" w:rsidP="00FE0337">
      <w:pPr>
        <w:rPr>
          <w:lang w:val="en-US"/>
        </w:rPr>
      </w:pPr>
      <w:r w:rsidRPr="0021089C">
        <w:rPr>
          <w:lang w:val="en-US"/>
        </w:rPr>
        <w:t>To detect the beginning of a word,</w:t>
      </w:r>
      <w:r w:rsidR="00C913E4" w:rsidRPr="0021089C">
        <w:rPr>
          <w:lang w:val="en-US"/>
        </w:rPr>
        <w:t xml:space="preserve"> firstly</w:t>
      </w:r>
      <w:r w:rsidRPr="0021089C">
        <w:rPr>
          <w:lang w:val="en-US"/>
        </w:rPr>
        <w:t xml:space="preserve"> we apply a Gaussian filter on the </w:t>
      </w:r>
      <w:r w:rsidR="00727628" w:rsidRPr="0021089C">
        <w:rPr>
          <w:lang w:val="en-US"/>
        </w:rPr>
        <w:t>spectrogram</w:t>
      </w:r>
      <w:r w:rsidRPr="0021089C">
        <w:rPr>
          <w:lang w:val="en-US"/>
        </w:rPr>
        <w:t xml:space="preserve"> </w:t>
      </w:r>
      <w:r w:rsidR="00466793" w:rsidRPr="0021089C">
        <w:rPr>
          <w:lang w:val="en-US"/>
        </w:rPr>
        <w:t xml:space="preserve">equalized </w:t>
      </w:r>
      <w:r w:rsidR="00C62C45" w:rsidRPr="0021089C">
        <w:rPr>
          <w:lang w:val="en-US"/>
        </w:rPr>
        <w:t xml:space="preserve">and reduced with the Mel scale </w:t>
      </w:r>
      <w:r w:rsidR="00387F4E" w:rsidRPr="0021089C">
        <w:rPr>
          <w:lang w:val="en-US"/>
        </w:rPr>
        <w:t xml:space="preserve">in order to </w:t>
      </w:r>
      <w:r w:rsidR="00E8428A" w:rsidRPr="0021089C">
        <w:rPr>
          <w:lang w:val="en-US"/>
        </w:rPr>
        <w:t>smooth</w:t>
      </w:r>
      <w:r w:rsidR="00387F4E" w:rsidRPr="0021089C">
        <w:rPr>
          <w:lang w:val="en-US"/>
        </w:rPr>
        <w:t xml:space="preserve"> the signal (neglect the small</w:t>
      </w:r>
      <w:r w:rsidR="00440A02" w:rsidRPr="0021089C">
        <w:rPr>
          <w:lang w:val="en-US"/>
        </w:rPr>
        <w:t xml:space="preserve"> noise</w:t>
      </w:r>
      <w:r w:rsidR="00387F4E" w:rsidRPr="0021089C">
        <w:rPr>
          <w:lang w:val="en-US"/>
        </w:rPr>
        <w:t xml:space="preserve"> </w:t>
      </w:r>
      <w:r w:rsidR="00440A02" w:rsidRPr="0021089C">
        <w:rPr>
          <w:lang w:val="en-US"/>
        </w:rPr>
        <w:t>variations</w:t>
      </w:r>
      <w:r w:rsidR="00387F4E" w:rsidRPr="0021089C">
        <w:rPr>
          <w:lang w:val="en-US"/>
        </w:rPr>
        <w:t xml:space="preserve">) and </w:t>
      </w:r>
      <w:r w:rsidR="00CD2EC5" w:rsidRPr="0021089C">
        <w:rPr>
          <w:lang w:val="en-US"/>
        </w:rPr>
        <w:t xml:space="preserve">so </w:t>
      </w:r>
      <w:r w:rsidR="00387F4E" w:rsidRPr="0021089C">
        <w:rPr>
          <w:lang w:val="en-US"/>
        </w:rPr>
        <w:t xml:space="preserve">we use </w:t>
      </w:r>
      <w:r w:rsidR="00C23F10" w:rsidRPr="0021089C">
        <w:rPr>
          <w:lang w:val="en-US"/>
        </w:rPr>
        <w:t xml:space="preserve">the </w:t>
      </w:r>
      <w:r w:rsidRPr="0021089C">
        <w:rPr>
          <w:lang w:val="en-US"/>
        </w:rPr>
        <w:t>mask:</w:t>
      </w:r>
    </w:p>
    <w:p w:rsidR="003647CF" w:rsidRPr="0021089C" w:rsidRDefault="00380D55" w:rsidP="00FE0337">
      <w:pPr>
        <w:rPr>
          <w:lang w:val="en-US"/>
        </w:rPr>
      </w:pPr>
      <m:oMathPara>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4</m:t>
                    </m:r>
                  </m:e>
                  <m:e>
                    <m:r>
                      <w:rPr>
                        <w:rFonts w:ascii="Cambria Math" w:hAnsi="Cambria Math"/>
                        <w:lang w:val="en-US"/>
                      </w:rPr>
                      <m:t>2</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
            </m:e>
          </m:d>
        </m:oMath>
      </m:oMathPara>
    </w:p>
    <w:p w:rsidR="00332855" w:rsidRPr="0021089C" w:rsidRDefault="00651FDA" w:rsidP="00FE0337">
      <w:pPr>
        <w:rPr>
          <w:lang w:val="en-US"/>
        </w:rPr>
      </w:pPr>
      <w:r w:rsidRPr="0021089C">
        <w:rPr>
          <w:lang w:val="en-US"/>
        </w:rPr>
        <w:t>Whereupon</w:t>
      </w:r>
      <w:r w:rsidR="0056537D" w:rsidRPr="0021089C">
        <w:rPr>
          <w:lang w:val="en-US"/>
        </w:rPr>
        <w:t xml:space="preserve">, </w:t>
      </w:r>
      <w:r w:rsidR="003647CF" w:rsidRPr="0021089C">
        <w:rPr>
          <w:lang w:val="en-US"/>
        </w:rPr>
        <w:t xml:space="preserve">we split the </w:t>
      </w:r>
      <w:r w:rsidR="00344949" w:rsidRPr="0021089C">
        <w:rPr>
          <w:lang w:val="en-US"/>
        </w:rPr>
        <w:t>new spectrogram</w:t>
      </w:r>
      <w:r w:rsidR="003647CF" w:rsidRPr="0021089C">
        <w:rPr>
          <w:lang w:val="en-US"/>
        </w:rPr>
        <w:t xml:space="preserve"> in two: the low frequencies and the </w:t>
      </w:r>
      <w:r w:rsidR="0056537D" w:rsidRPr="0021089C">
        <w:rPr>
          <w:lang w:val="en-US"/>
        </w:rPr>
        <w:t>high</w:t>
      </w:r>
      <w:r w:rsidR="003647CF" w:rsidRPr="0021089C">
        <w:rPr>
          <w:lang w:val="en-US"/>
        </w:rPr>
        <w:t xml:space="preserve"> frequencies</w:t>
      </w:r>
      <w:r w:rsidR="00332855" w:rsidRPr="0021089C">
        <w:rPr>
          <w:lang w:val="en-US"/>
        </w:rPr>
        <w:t xml:space="preserve">. </w:t>
      </w:r>
      <w:r w:rsidR="00037897" w:rsidRPr="0021089C">
        <w:rPr>
          <w:lang w:val="en-US"/>
        </w:rPr>
        <w:t xml:space="preserve">(Remark: </w:t>
      </w:r>
      <w:r w:rsidR="00344949" w:rsidRPr="0021089C">
        <w:rPr>
          <w:lang w:val="en-US"/>
        </w:rPr>
        <w:t>to improve this method, we could split the</w:t>
      </w:r>
      <w:r w:rsidR="00D80B57" w:rsidRPr="0021089C">
        <w:rPr>
          <w:lang w:val="en-US"/>
        </w:rPr>
        <w:t xml:space="preserve"> new spectrogram</w:t>
      </w:r>
      <w:r w:rsidR="00344949" w:rsidRPr="0021089C">
        <w:rPr>
          <w:lang w:val="en-US"/>
        </w:rPr>
        <w:t xml:space="preserve"> </w:t>
      </w:r>
      <w:r w:rsidR="00D80B57" w:rsidRPr="0021089C">
        <w:rPr>
          <w:lang w:val="en-US"/>
        </w:rPr>
        <w:t xml:space="preserve">in more frequencies </w:t>
      </w:r>
      <w:r w:rsidR="008911D3" w:rsidRPr="0021089C">
        <w:rPr>
          <w:lang w:val="en-US"/>
        </w:rPr>
        <w:t>(</w:t>
      </w:r>
      <w:r w:rsidR="006A157B" w:rsidRPr="0021089C">
        <w:rPr>
          <w:lang w:val="en-US"/>
        </w:rPr>
        <w:t>20 like in the Mel scale</w:t>
      </w:r>
      <w:r w:rsidR="008911D3" w:rsidRPr="0021089C">
        <w:rPr>
          <w:lang w:val="en-US"/>
        </w:rPr>
        <w:t>)</w:t>
      </w:r>
      <w:r w:rsidR="006A157B" w:rsidRPr="0021089C">
        <w:rPr>
          <w:lang w:val="en-US"/>
        </w:rPr>
        <w:t xml:space="preserve"> </w:t>
      </w:r>
      <w:r w:rsidR="00C44B32" w:rsidRPr="0021089C">
        <w:rPr>
          <w:lang w:val="en-US"/>
        </w:rPr>
        <w:t>in order to</w:t>
      </w:r>
      <w:r w:rsidR="00D80B57" w:rsidRPr="0021089C">
        <w:rPr>
          <w:lang w:val="en-US"/>
        </w:rPr>
        <w:t xml:space="preserve"> gain precision</w:t>
      </w:r>
      <w:r w:rsidR="00037897" w:rsidRPr="0021089C">
        <w:rPr>
          <w:lang w:val="en-US"/>
        </w:rPr>
        <w:t>)</w:t>
      </w:r>
      <w:r w:rsidR="00037897" w:rsidRPr="0021089C">
        <w:rPr>
          <w:lang w:val="en-US"/>
        </w:rPr>
        <w:br/>
      </w:r>
      <w:r w:rsidR="00332855" w:rsidRPr="0021089C">
        <w:rPr>
          <w:lang w:val="en-US"/>
        </w:rPr>
        <w:t>This is due to the fact that a word can begin with a sound which is not in the two parts in the same time</w:t>
      </w:r>
      <w:r w:rsidR="003647CF" w:rsidRPr="0021089C">
        <w:rPr>
          <w:lang w:val="en-US"/>
        </w:rPr>
        <w:t>.</w:t>
      </w:r>
      <w:r w:rsidR="009C6B17" w:rsidRPr="0021089C">
        <w:rPr>
          <w:lang w:val="en-US"/>
        </w:rPr>
        <w:t xml:space="preserve"> And if we apply the following operations on the whole signal, we detect the point where all frequencies are present in the first time, so it is not necessary the “real” beginning of the word.</w:t>
      </w:r>
      <w:r w:rsidR="009C6B17" w:rsidRPr="0021089C">
        <w:rPr>
          <w:lang w:val="en-US"/>
        </w:rPr>
        <w:br/>
      </w:r>
      <w:r w:rsidR="00332855" w:rsidRPr="0021089C">
        <w:rPr>
          <w:lang w:val="en-US"/>
        </w:rPr>
        <w:t xml:space="preserve"> For example, the word “should”</w:t>
      </w:r>
      <w:r w:rsidR="00007FB6" w:rsidRPr="0021089C">
        <w:rPr>
          <w:lang w:val="en-US"/>
        </w:rPr>
        <w:t xml:space="preserve"> begin with </w:t>
      </w:r>
      <w:r w:rsidR="00814EA5" w:rsidRPr="0021089C">
        <w:rPr>
          <w:lang w:val="en-US"/>
        </w:rPr>
        <w:t xml:space="preserve">high </w:t>
      </w:r>
      <w:r w:rsidR="00007FB6" w:rsidRPr="0021089C">
        <w:rPr>
          <w:lang w:val="en-US"/>
        </w:rPr>
        <w:t>frequencies</w:t>
      </w:r>
      <w:r w:rsidR="00140985" w:rsidRPr="0021089C">
        <w:rPr>
          <w:lang w:val="en-US"/>
        </w:rPr>
        <w:t xml:space="preserve"> and end with low frequencies</w:t>
      </w:r>
      <w:r w:rsidR="00007FB6" w:rsidRPr="0021089C">
        <w:rPr>
          <w:lang w:val="en-US"/>
        </w:rPr>
        <w:t>.</w:t>
      </w:r>
    </w:p>
    <w:p w:rsidR="00263D7F" w:rsidRPr="0021089C" w:rsidRDefault="003647CF" w:rsidP="00FE0337">
      <w:pPr>
        <w:rPr>
          <w:lang w:val="en-US"/>
        </w:rPr>
      </w:pPr>
      <w:r w:rsidRPr="0021089C">
        <w:rPr>
          <w:lang w:val="en-US"/>
        </w:rPr>
        <w:t xml:space="preserve"> Then, we </w:t>
      </w:r>
      <w:r w:rsidR="0066687C" w:rsidRPr="0021089C">
        <w:rPr>
          <w:lang w:val="en-US"/>
        </w:rPr>
        <w:t>calculate the distance between two successive vectors (the norm of the derivative)</w:t>
      </w:r>
      <w:r w:rsidR="007A5749" w:rsidRPr="0021089C">
        <w:rPr>
          <w:lang w:val="en-US"/>
        </w:rPr>
        <w:t xml:space="preserve"> for each time, so we have a vector of distances.</w:t>
      </w:r>
      <w:r w:rsidR="00263D7F" w:rsidRPr="0021089C">
        <w:rPr>
          <w:lang w:val="en-US"/>
        </w:rPr>
        <w:br/>
        <w:t>In this vector, we locate the biggest distance and we keep every distance that is higher than 2/3 of the biggest distance.</w:t>
      </w:r>
    </w:p>
    <w:p w:rsidR="004C3EEB" w:rsidRDefault="00263D7F" w:rsidP="009E3257">
      <w:pPr>
        <w:rPr>
          <w:lang w:val="en-US"/>
        </w:rPr>
      </w:pPr>
      <w:r w:rsidRPr="0021089C">
        <w:rPr>
          <w:lang w:val="en-US"/>
        </w:rPr>
        <w:lastRenderedPageBreak/>
        <w:t xml:space="preserve">If there is only one </w:t>
      </w:r>
      <w:r w:rsidR="006B4B80" w:rsidRPr="0021089C">
        <w:rPr>
          <w:lang w:val="en-US"/>
        </w:rPr>
        <w:t>value</w:t>
      </w:r>
      <w:r w:rsidRPr="0021089C">
        <w:rPr>
          <w:lang w:val="en-US"/>
        </w:rPr>
        <w:t xml:space="preserve"> which </w:t>
      </w:r>
      <w:r w:rsidR="00BF2B1B" w:rsidRPr="0021089C">
        <w:rPr>
          <w:lang w:val="en-US"/>
        </w:rPr>
        <w:t>verifies</w:t>
      </w:r>
      <w:r w:rsidRPr="0021089C">
        <w:rPr>
          <w:lang w:val="en-US"/>
        </w:rPr>
        <w:t xml:space="preserve"> that</w:t>
      </w:r>
      <w:r w:rsidR="009A0336" w:rsidRPr="0021089C">
        <w:rPr>
          <w:lang w:val="en-US"/>
        </w:rPr>
        <w:t xml:space="preserve"> on a half of the signal and it is smaller than values kept in the other half</w:t>
      </w:r>
      <w:r w:rsidRPr="0021089C">
        <w:rPr>
          <w:lang w:val="en-US"/>
        </w:rPr>
        <w:t xml:space="preserve">, it is the beginning of the word. Otherwise, </w:t>
      </w:r>
      <w:r w:rsidR="00956E76" w:rsidRPr="0021089C">
        <w:rPr>
          <w:lang w:val="en-US"/>
        </w:rPr>
        <w:t>we calculate the average of the second norm on</w:t>
      </w:r>
      <w:r w:rsidR="0084768B" w:rsidRPr="0021089C">
        <w:rPr>
          <w:lang w:val="en-US"/>
        </w:rPr>
        <w:t xml:space="preserve"> the</w:t>
      </w:r>
      <w:r w:rsidR="00956E76" w:rsidRPr="0021089C">
        <w:rPr>
          <w:lang w:val="en-US"/>
        </w:rPr>
        <w:t xml:space="preserve"> 5 spectrums on the left </w:t>
      </w:r>
      <w:r w:rsidR="00D66541" w:rsidRPr="0021089C">
        <w:rPr>
          <w:lang w:val="en-US"/>
        </w:rPr>
        <w:t>we do the same on</w:t>
      </w:r>
      <w:r w:rsidR="00956E76" w:rsidRPr="0021089C">
        <w:rPr>
          <w:lang w:val="en-US"/>
        </w:rPr>
        <w:t xml:space="preserve"> </w:t>
      </w:r>
      <w:r w:rsidR="0084768B" w:rsidRPr="0021089C">
        <w:rPr>
          <w:lang w:val="en-US"/>
        </w:rPr>
        <w:t xml:space="preserve">the </w:t>
      </w:r>
      <w:r w:rsidR="00956E76" w:rsidRPr="0021089C">
        <w:rPr>
          <w:lang w:val="en-US"/>
        </w:rPr>
        <w:t xml:space="preserve">10 </w:t>
      </w:r>
      <w:r w:rsidR="00D66541" w:rsidRPr="0021089C">
        <w:rPr>
          <w:lang w:val="en-US"/>
        </w:rPr>
        <w:t xml:space="preserve">spectrums </w:t>
      </w:r>
      <w:r w:rsidR="00956E76" w:rsidRPr="0021089C">
        <w:rPr>
          <w:lang w:val="en-US"/>
        </w:rPr>
        <w:t>on the right</w:t>
      </w:r>
      <w:r w:rsidR="00D66541" w:rsidRPr="0021089C">
        <w:rPr>
          <w:lang w:val="en-US"/>
        </w:rPr>
        <w:t xml:space="preserve"> (by this method, we neglect </w:t>
      </w:r>
      <w:r w:rsidR="00097205" w:rsidRPr="0021089C">
        <w:rPr>
          <w:lang w:val="en-US"/>
        </w:rPr>
        <w:t>shorts</w:t>
      </w:r>
      <w:r w:rsidR="00D66541" w:rsidRPr="0021089C">
        <w:rPr>
          <w:lang w:val="en-US"/>
        </w:rPr>
        <w:t xml:space="preserve"> variations</w:t>
      </w:r>
      <w:r w:rsidR="00614B59" w:rsidRPr="0021089C">
        <w:rPr>
          <w:lang w:val="en-US"/>
        </w:rPr>
        <w:t xml:space="preserve"> due to noises</w:t>
      </w:r>
      <w:r w:rsidR="00D66541" w:rsidRPr="0021089C">
        <w:rPr>
          <w:lang w:val="en-US"/>
        </w:rPr>
        <w:t>).</w:t>
      </w:r>
      <w:r w:rsidR="00711A65" w:rsidRPr="0021089C">
        <w:rPr>
          <w:lang w:val="en-US"/>
        </w:rPr>
        <w:br/>
        <w:t>We keep the indices where the left average is lower than 80% of the right average. And finally we consider that the beginning of the word is the smallest indices in both low and high frequencies.</w:t>
      </w:r>
    </w:p>
    <w:p w:rsidR="00A6552B" w:rsidRPr="0021089C" w:rsidRDefault="00A6552B" w:rsidP="009E3257">
      <w:pPr>
        <w:rPr>
          <w:lang w:val="en-US"/>
        </w:rPr>
      </w:pPr>
    </w:p>
    <w:p w:rsidR="009E3257" w:rsidRPr="0021089C" w:rsidRDefault="009E3257" w:rsidP="009E3257">
      <w:pPr>
        <w:pStyle w:val="Heading3"/>
        <w:rPr>
          <w:lang w:val="en-US"/>
        </w:rPr>
      </w:pPr>
      <w:bookmarkStart w:id="105" w:name="_Toc346722071"/>
      <w:r w:rsidRPr="0021089C">
        <w:rPr>
          <w:lang w:val="en-US"/>
        </w:rPr>
        <w:t>Comparison of methods</w:t>
      </w:r>
      <w:bookmarkEnd w:id="105"/>
    </w:p>
    <w:p w:rsidR="00F05496" w:rsidRPr="0021089C" w:rsidRDefault="00F05496" w:rsidP="00F05496">
      <w:pPr>
        <w:rPr>
          <w:lang w:val="en-US"/>
        </w:rPr>
      </w:pPr>
      <w:r w:rsidRPr="0021089C">
        <w:rPr>
          <w:lang w:val="en-US"/>
        </w:rPr>
        <w:t xml:space="preserve">The comparisons here are based on databases where every </w:t>
      </w:r>
      <w:r w:rsidR="00C63ECC" w:rsidRPr="0021089C">
        <w:rPr>
          <w:lang w:val="en-US"/>
        </w:rPr>
        <w:t>word</w:t>
      </w:r>
      <w:r w:rsidRPr="0021089C">
        <w:rPr>
          <w:lang w:val="en-US"/>
        </w:rPr>
        <w:t xml:space="preserve"> </w:t>
      </w:r>
      <w:r w:rsidR="00823690" w:rsidRPr="0021089C">
        <w:rPr>
          <w:lang w:val="en-US"/>
        </w:rPr>
        <w:t>has two references.</w:t>
      </w:r>
    </w:p>
    <w:tbl>
      <w:tblPr>
        <w:tblStyle w:val="TableGrid"/>
        <w:tblW w:w="0" w:type="auto"/>
        <w:jc w:val="center"/>
        <w:tblLook w:val="04A0"/>
      </w:tblPr>
      <w:tblGrid>
        <w:gridCol w:w="1764"/>
        <w:gridCol w:w="1618"/>
        <w:gridCol w:w="1670"/>
        <w:gridCol w:w="1600"/>
        <w:gridCol w:w="1305"/>
      </w:tblGrid>
      <w:tr w:rsidR="00543D67" w:rsidRPr="0021089C" w:rsidTr="00543D67">
        <w:trPr>
          <w:jc w:val="center"/>
        </w:trPr>
        <w:tc>
          <w:tcPr>
            <w:tcW w:w="1764" w:type="dxa"/>
            <w:tcBorders>
              <w:tl2br w:val="single" w:sz="4" w:space="0" w:color="auto"/>
            </w:tcBorders>
          </w:tcPr>
          <w:p w:rsidR="00543D67" w:rsidRPr="0021089C" w:rsidRDefault="00543D67" w:rsidP="007B6596">
            <w:pPr>
              <w:jc w:val="center"/>
              <w:rPr>
                <w:kern w:val="28"/>
                <w:lang w:val="en-US"/>
              </w:rPr>
            </w:pPr>
            <w:r w:rsidRPr="0021089C">
              <w:rPr>
                <w:kern w:val="28"/>
                <w:lang w:val="en-US"/>
              </w:rPr>
              <w:t xml:space="preserve">        Words</w:t>
            </w:r>
          </w:p>
          <w:p w:rsidR="00543D67" w:rsidRPr="0021089C" w:rsidRDefault="00543D67" w:rsidP="007B6596">
            <w:pPr>
              <w:jc w:val="center"/>
              <w:rPr>
                <w:kern w:val="28"/>
                <w:lang w:val="en-US"/>
              </w:rPr>
            </w:pPr>
          </w:p>
          <w:p w:rsidR="00543D67" w:rsidRPr="0021089C" w:rsidRDefault="00543D67" w:rsidP="007B6596">
            <w:pPr>
              <w:jc w:val="center"/>
              <w:rPr>
                <w:kern w:val="28"/>
                <w:lang w:val="en-US"/>
              </w:rPr>
            </w:pPr>
          </w:p>
          <w:p w:rsidR="00543D67" w:rsidRPr="0021089C" w:rsidRDefault="00543D67" w:rsidP="00A77236">
            <w:pPr>
              <w:jc w:val="center"/>
              <w:rPr>
                <w:kern w:val="28"/>
                <w:lang w:val="en-US"/>
              </w:rPr>
            </w:pPr>
            <w:r w:rsidRPr="0021089C">
              <w:rPr>
                <w:kern w:val="28"/>
                <w:lang w:val="en-US"/>
              </w:rPr>
              <w:t>Method            ….</w:t>
            </w:r>
          </w:p>
        </w:tc>
        <w:tc>
          <w:tcPr>
            <w:tcW w:w="1618" w:type="dxa"/>
          </w:tcPr>
          <w:p w:rsidR="00543D67" w:rsidRPr="0021089C" w:rsidRDefault="00543D67" w:rsidP="004859D6">
            <w:pPr>
              <w:rPr>
                <w:lang w:val="en-US"/>
              </w:rPr>
            </w:pPr>
            <w:r w:rsidRPr="0021089C">
              <w:rPr>
                <w:lang w:val="en-US"/>
              </w:rPr>
              <w:t>“gauche”, “</w:t>
            </w:r>
            <w:proofErr w:type="spellStart"/>
            <w:r w:rsidRPr="0021089C">
              <w:rPr>
                <w:lang w:val="en-US"/>
              </w:rPr>
              <w:t>droite</w:t>
            </w:r>
            <w:proofErr w:type="spellEnd"/>
            <w:r w:rsidRPr="0021089C">
              <w:rPr>
                <w:lang w:val="en-US"/>
              </w:rPr>
              <w:t>”, “haut”, “bas”</w:t>
            </w:r>
          </w:p>
        </w:tc>
        <w:tc>
          <w:tcPr>
            <w:tcW w:w="1670" w:type="dxa"/>
          </w:tcPr>
          <w:p w:rsidR="00543D67" w:rsidRPr="0021089C" w:rsidRDefault="00543D67" w:rsidP="00B825FB">
            <w:pPr>
              <w:rPr>
                <w:kern w:val="28"/>
                <w:lang w:val="en-US"/>
              </w:rPr>
            </w:pPr>
            <w:r w:rsidRPr="0021089C">
              <w:rPr>
                <w:kern w:val="28"/>
                <w:lang w:val="en-US"/>
              </w:rPr>
              <w:t>“Bonjour”, “Hello”, “</w:t>
            </w:r>
            <w:proofErr w:type="spellStart"/>
            <w:r w:rsidRPr="0021089C">
              <w:rPr>
                <w:kern w:val="28"/>
                <w:lang w:val="en-US"/>
              </w:rPr>
              <w:t>Maison</w:t>
            </w:r>
            <w:proofErr w:type="spellEnd"/>
            <w:r w:rsidRPr="0021089C">
              <w:rPr>
                <w:kern w:val="28"/>
                <w:lang w:val="en-US"/>
              </w:rPr>
              <w:t>”, ”Placard”</w:t>
            </w:r>
          </w:p>
        </w:tc>
        <w:tc>
          <w:tcPr>
            <w:tcW w:w="1600" w:type="dxa"/>
          </w:tcPr>
          <w:p w:rsidR="00543D67" w:rsidRPr="0021089C" w:rsidRDefault="00543D67" w:rsidP="00F011F3">
            <w:pPr>
              <w:rPr>
                <w:kern w:val="28"/>
                <w:lang w:val="en-US"/>
              </w:rPr>
            </w:pPr>
            <w:r w:rsidRPr="0021089C">
              <w:rPr>
                <w:kern w:val="28"/>
                <w:lang w:val="en-US"/>
              </w:rPr>
              <w:t>“</w:t>
            </w:r>
            <w:proofErr w:type="spellStart"/>
            <w:r w:rsidRPr="0021089C">
              <w:rPr>
                <w:kern w:val="28"/>
                <w:lang w:val="en-US"/>
              </w:rPr>
              <w:t>vacherin</w:t>
            </w:r>
            <w:proofErr w:type="spellEnd"/>
            <w:r w:rsidRPr="0021089C">
              <w:rPr>
                <w:kern w:val="28"/>
                <w:lang w:val="en-US"/>
              </w:rPr>
              <w:t>”, “tiramisu”, “</w:t>
            </w:r>
            <w:proofErr w:type="spellStart"/>
            <w:r w:rsidRPr="0021089C">
              <w:rPr>
                <w:kern w:val="28"/>
                <w:lang w:val="en-US"/>
              </w:rPr>
              <w:t>moelleux</w:t>
            </w:r>
            <w:proofErr w:type="spellEnd"/>
            <w:r w:rsidRPr="0021089C">
              <w:rPr>
                <w:kern w:val="28"/>
                <w:lang w:val="en-US"/>
              </w:rPr>
              <w:t>”, “</w:t>
            </w:r>
            <w:proofErr w:type="spellStart"/>
            <w:r w:rsidRPr="0021089C">
              <w:rPr>
                <w:kern w:val="28"/>
                <w:lang w:val="en-US"/>
              </w:rPr>
              <w:t>bûche</w:t>
            </w:r>
            <w:proofErr w:type="spellEnd"/>
            <w:r w:rsidRPr="0021089C">
              <w:rPr>
                <w:kern w:val="28"/>
                <w:lang w:val="en-US"/>
              </w:rPr>
              <w:t>”</w:t>
            </w:r>
          </w:p>
        </w:tc>
        <w:tc>
          <w:tcPr>
            <w:tcW w:w="1305" w:type="dxa"/>
          </w:tcPr>
          <w:p w:rsidR="00543D67" w:rsidRPr="0021089C" w:rsidRDefault="00543D67" w:rsidP="00404A15">
            <w:pPr>
              <w:rPr>
                <w:kern w:val="28"/>
                <w:lang w:val="en-US"/>
              </w:rPr>
            </w:pPr>
            <w:r w:rsidRPr="0021089C">
              <w:rPr>
                <w:kern w:val="28"/>
                <w:lang w:val="en-US"/>
              </w:rPr>
              <w:t>“</w:t>
            </w:r>
            <w:proofErr w:type="spellStart"/>
            <w:r w:rsidRPr="0021089C">
              <w:rPr>
                <w:kern w:val="28"/>
                <w:lang w:val="en-US"/>
              </w:rPr>
              <w:t>Riri</w:t>
            </w:r>
            <w:proofErr w:type="spellEnd"/>
            <w:r w:rsidRPr="0021089C">
              <w:rPr>
                <w:kern w:val="28"/>
                <w:lang w:val="en-US"/>
              </w:rPr>
              <w:t>”, “</w:t>
            </w:r>
            <w:proofErr w:type="spellStart"/>
            <w:r w:rsidRPr="0021089C">
              <w:rPr>
                <w:kern w:val="28"/>
                <w:lang w:val="en-US"/>
              </w:rPr>
              <w:t>Fifi</w:t>
            </w:r>
            <w:proofErr w:type="spellEnd"/>
            <w:r w:rsidRPr="0021089C">
              <w:rPr>
                <w:kern w:val="28"/>
                <w:lang w:val="en-US"/>
              </w:rPr>
              <w:t>”, “</w:t>
            </w:r>
            <w:proofErr w:type="spellStart"/>
            <w:r w:rsidRPr="0021089C">
              <w:rPr>
                <w:kern w:val="28"/>
                <w:lang w:val="en-US"/>
              </w:rPr>
              <w:t>Loulou</w:t>
            </w:r>
            <w:proofErr w:type="spellEnd"/>
            <w:r w:rsidRPr="0021089C">
              <w:rPr>
                <w:kern w:val="28"/>
                <w:lang w:val="en-US"/>
              </w:rPr>
              <w:t>”, “</w:t>
            </w:r>
            <w:proofErr w:type="spellStart"/>
            <w:r w:rsidRPr="0021089C">
              <w:rPr>
                <w:kern w:val="28"/>
                <w:lang w:val="en-US"/>
              </w:rPr>
              <w:t>toto</w:t>
            </w:r>
            <w:proofErr w:type="spellEnd"/>
            <w:r w:rsidRPr="0021089C">
              <w:rPr>
                <w:kern w:val="28"/>
                <w:lang w:val="en-US"/>
              </w:rPr>
              <w:t>”</w:t>
            </w:r>
          </w:p>
        </w:tc>
      </w:tr>
      <w:tr w:rsidR="00543D67" w:rsidRPr="0021089C" w:rsidTr="00543D67">
        <w:trPr>
          <w:jc w:val="center"/>
        </w:trPr>
        <w:tc>
          <w:tcPr>
            <w:tcW w:w="1764" w:type="dxa"/>
          </w:tcPr>
          <w:p w:rsidR="00543D67" w:rsidRPr="0021089C" w:rsidRDefault="00543D67" w:rsidP="00F05496">
            <w:pPr>
              <w:rPr>
                <w:kern w:val="28"/>
                <w:lang w:val="en-US"/>
              </w:rPr>
            </w:pPr>
            <w:r w:rsidRPr="0021089C">
              <w:rPr>
                <w:kern w:val="28"/>
                <w:lang w:val="en-US"/>
              </w:rPr>
              <w:t>DTW local</w:t>
            </w:r>
          </w:p>
        </w:tc>
        <w:tc>
          <w:tcPr>
            <w:tcW w:w="1618" w:type="dxa"/>
            <w:vAlign w:val="center"/>
          </w:tcPr>
          <w:p w:rsidR="00543D67" w:rsidRPr="0021089C" w:rsidRDefault="00543D67" w:rsidP="00745F74">
            <w:pPr>
              <w:jc w:val="center"/>
              <w:rPr>
                <w:kern w:val="28"/>
                <w:lang w:val="en-US"/>
              </w:rPr>
            </w:pPr>
            <w:r w:rsidRPr="0021089C">
              <w:rPr>
                <w:kern w:val="28"/>
                <w:lang w:val="en-US"/>
              </w:rPr>
              <w:t>62,5%</w:t>
            </w:r>
          </w:p>
        </w:tc>
        <w:tc>
          <w:tcPr>
            <w:tcW w:w="1670" w:type="dxa"/>
            <w:vAlign w:val="center"/>
          </w:tcPr>
          <w:p w:rsidR="00543D67" w:rsidRPr="0021089C" w:rsidRDefault="00543D67" w:rsidP="00745F74">
            <w:pPr>
              <w:jc w:val="center"/>
              <w:rPr>
                <w:kern w:val="28"/>
                <w:lang w:val="en-US"/>
              </w:rPr>
            </w:pPr>
            <w:r w:rsidRPr="0021089C">
              <w:rPr>
                <w:kern w:val="28"/>
                <w:lang w:val="en-US"/>
              </w:rPr>
              <w:t>80%</w:t>
            </w:r>
          </w:p>
        </w:tc>
        <w:tc>
          <w:tcPr>
            <w:tcW w:w="1600" w:type="dxa"/>
            <w:vAlign w:val="center"/>
          </w:tcPr>
          <w:p w:rsidR="00543D67" w:rsidRPr="0021089C" w:rsidRDefault="00543D67" w:rsidP="00745F74">
            <w:pPr>
              <w:jc w:val="center"/>
              <w:rPr>
                <w:kern w:val="28"/>
                <w:lang w:val="en-US"/>
              </w:rPr>
            </w:pPr>
            <w:r w:rsidRPr="0021089C">
              <w:rPr>
                <w:kern w:val="28"/>
                <w:lang w:val="en-US"/>
              </w:rPr>
              <w:t>70%</w:t>
            </w:r>
          </w:p>
        </w:tc>
        <w:tc>
          <w:tcPr>
            <w:tcW w:w="1305" w:type="dxa"/>
            <w:vAlign w:val="center"/>
          </w:tcPr>
          <w:p w:rsidR="00543D67" w:rsidRPr="0021089C" w:rsidRDefault="00543D67" w:rsidP="00745F74">
            <w:pPr>
              <w:jc w:val="center"/>
              <w:rPr>
                <w:kern w:val="28"/>
                <w:lang w:val="en-US"/>
              </w:rPr>
            </w:pPr>
            <w:r w:rsidRPr="0021089C">
              <w:rPr>
                <w:kern w:val="28"/>
                <w:lang w:val="en-US"/>
              </w:rPr>
              <w:t>70%</w:t>
            </w:r>
          </w:p>
        </w:tc>
      </w:tr>
      <w:tr w:rsidR="00543D67" w:rsidRPr="0021089C" w:rsidTr="00543D67">
        <w:trPr>
          <w:jc w:val="center"/>
        </w:trPr>
        <w:tc>
          <w:tcPr>
            <w:tcW w:w="1764" w:type="dxa"/>
          </w:tcPr>
          <w:p w:rsidR="00543D67" w:rsidRPr="0021089C" w:rsidRDefault="00543D67" w:rsidP="00B438C7">
            <w:pPr>
              <w:rPr>
                <w:kern w:val="28"/>
                <w:lang w:val="en-US"/>
              </w:rPr>
            </w:pPr>
            <w:r w:rsidRPr="0021089C">
              <w:rPr>
                <w:lang w:val="en-US"/>
              </w:rPr>
              <w:t>DTW local and beginning detection</w:t>
            </w:r>
          </w:p>
        </w:tc>
        <w:tc>
          <w:tcPr>
            <w:tcW w:w="1618" w:type="dxa"/>
            <w:vAlign w:val="center"/>
          </w:tcPr>
          <w:p w:rsidR="00543D67" w:rsidRPr="0021089C" w:rsidRDefault="00543D67" w:rsidP="00745F74">
            <w:pPr>
              <w:jc w:val="center"/>
              <w:rPr>
                <w:kern w:val="28"/>
                <w:lang w:val="en-US"/>
              </w:rPr>
            </w:pPr>
            <w:r w:rsidRPr="0021089C">
              <w:rPr>
                <w:kern w:val="28"/>
                <w:lang w:val="en-US"/>
              </w:rPr>
              <w:t>62,5%</w:t>
            </w:r>
          </w:p>
        </w:tc>
        <w:tc>
          <w:tcPr>
            <w:tcW w:w="1670" w:type="dxa"/>
            <w:vAlign w:val="center"/>
          </w:tcPr>
          <w:p w:rsidR="00543D67" w:rsidRPr="0021089C" w:rsidRDefault="00543D67" w:rsidP="00745F74">
            <w:pPr>
              <w:jc w:val="center"/>
              <w:rPr>
                <w:kern w:val="28"/>
                <w:lang w:val="en-US"/>
              </w:rPr>
            </w:pPr>
            <w:r w:rsidRPr="0021089C">
              <w:rPr>
                <w:kern w:val="28"/>
                <w:lang w:val="en-US"/>
              </w:rPr>
              <w:t>80%</w:t>
            </w:r>
          </w:p>
        </w:tc>
        <w:tc>
          <w:tcPr>
            <w:tcW w:w="1600" w:type="dxa"/>
            <w:vAlign w:val="center"/>
          </w:tcPr>
          <w:p w:rsidR="00543D67" w:rsidRPr="0021089C" w:rsidRDefault="00543D67" w:rsidP="00745F74">
            <w:pPr>
              <w:jc w:val="center"/>
              <w:rPr>
                <w:kern w:val="28"/>
                <w:lang w:val="en-US"/>
              </w:rPr>
            </w:pPr>
            <w:r w:rsidRPr="0021089C">
              <w:rPr>
                <w:kern w:val="28"/>
                <w:lang w:val="en-US"/>
              </w:rPr>
              <w:t>70%</w:t>
            </w:r>
          </w:p>
        </w:tc>
        <w:tc>
          <w:tcPr>
            <w:tcW w:w="1305" w:type="dxa"/>
            <w:vAlign w:val="center"/>
          </w:tcPr>
          <w:p w:rsidR="00543D67" w:rsidRPr="0021089C" w:rsidRDefault="00543D67" w:rsidP="00745F74">
            <w:pPr>
              <w:jc w:val="center"/>
              <w:rPr>
                <w:kern w:val="28"/>
                <w:lang w:val="en-US"/>
              </w:rPr>
            </w:pPr>
            <w:r w:rsidRPr="0021089C">
              <w:rPr>
                <w:kern w:val="28"/>
                <w:lang w:val="en-US"/>
              </w:rPr>
              <w:t>70%</w:t>
            </w:r>
          </w:p>
        </w:tc>
      </w:tr>
      <w:tr w:rsidR="00543D67" w:rsidRPr="0021089C" w:rsidTr="00543D67">
        <w:trPr>
          <w:jc w:val="center"/>
        </w:trPr>
        <w:tc>
          <w:tcPr>
            <w:tcW w:w="1764" w:type="dxa"/>
          </w:tcPr>
          <w:p w:rsidR="00543D67" w:rsidRPr="0021089C" w:rsidRDefault="00543D67" w:rsidP="00B438C7">
            <w:pPr>
              <w:rPr>
                <w:lang w:val="en-US"/>
              </w:rPr>
            </w:pPr>
            <w:r w:rsidRPr="0021089C">
              <w:rPr>
                <w:lang w:val="en-US"/>
              </w:rPr>
              <w:t>DTW median and beginning detection</w:t>
            </w:r>
          </w:p>
        </w:tc>
        <w:tc>
          <w:tcPr>
            <w:tcW w:w="1618" w:type="dxa"/>
            <w:vAlign w:val="center"/>
          </w:tcPr>
          <w:p w:rsidR="00543D67" w:rsidRPr="0021089C" w:rsidRDefault="00543D67" w:rsidP="00745F74">
            <w:pPr>
              <w:jc w:val="center"/>
              <w:rPr>
                <w:kern w:val="28"/>
                <w:lang w:val="en-US"/>
              </w:rPr>
            </w:pPr>
            <w:r w:rsidRPr="0021089C">
              <w:rPr>
                <w:kern w:val="28"/>
                <w:lang w:val="en-US"/>
              </w:rPr>
              <w:t>85%</w:t>
            </w:r>
          </w:p>
        </w:tc>
        <w:tc>
          <w:tcPr>
            <w:tcW w:w="1670" w:type="dxa"/>
            <w:vAlign w:val="center"/>
          </w:tcPr>
          <w:p w:rsidR="00543D67" w:rsidRPr="0021089C" w:rsidRDefault="00543D67" w:rsidP="00745F74">
            <w:pPr>
              <w:jc w:val="center"/>
              <w:rPr>
                <w:kern w:val="28"/>
                <w:lang w:val="en-US"/>
              </w:rPr>
            </w:pPr>
            <w:r w:rsidRPr="0021089C">
              <w:rPr>
                <w:kern w:val="28"/>
                <w:lang w:val="en-US"/>
              </w:rPr>
              <w:t>85%</w:t>
            </w:r>
          </w:p>
        </w:tc>
        <w:tc>
          <w:tcPr>
            <w:tcW w:w="1600" w:type="dxa"/>
            <w:vAlign w:val="center"/>
          </w:tcPr>
          <w:p w:rsidR="00543D67" w:rsidRPr="0021089C" w:rsidRDefault="00543D67" w:rsidP="00745F74">
            <w:pPr>
              <w:jc w:val="center"/>
              <w:rPr>
                <w:kern w:val="28"/>
                <w:lang w:val="en-US"/>
              </w:rPr>
            </w:pPr>
            <w:r w:rsidRPr="0021089C">
              <w:rPr>
                <w:kern w:val="28"/>
                <w:lang w:val="en-US"/>
              </w:rPr>
              <w:t>98%</w:t>
            </w:r>
          </w:p>
        </w:tc>
        <w:tc>
          <w:tcPr>
            <w:tcW w:w="1305" w:type="dxa"/>
            <w:vAlign w:val="center"/>
          </w:tcPr>
          <w:p w:rsidR="00543D67" w:rsidRPr="0021089C" w:rsidRDefault="00543D67" w:rsidP="00745F74">
            <w:pPr>
              <w:jc w:val="center"/>
              <w:rPr>
                <w:kern w:val="28"/>
                <w:lang w:val="en-US"/>
              </w:rPr>
            </w:pPr>
            <w:r w:rsidRPr="0021089C">
              <w:rPr>
                <w:kern w:val="28"/>
                <w:lang w:val="en-US"/>
              </w:rPr>
              <w:t>65%</w:t>
            </w:r>
          </w:p>
        </w:tc>
      </w:tr>
      <w:tr w:rsidR="00543D67" w:rsidRPr="0021089C" w:rsidTr="00543D67">
        <w:trPr>
          <w:jc w:val="center"/>
        </w:trPr>
        <w:tc>
          <w:tcPr>
            <w:tcW w:w="1764" w:type="dxa"/>
          </w:tcPr>
          <w:p w:rsidR="00543D67" w:rsidRPr="0021089C" w:rsidRDefault="00543D67" w:rsidP="00316742">
            <w:pPr>
              <w:rPr>
                <w:kern w:val="28"/>
                <w:lang w:val="en-US"/>
              </w:rPr>
            </w:pPr>
            <w:r w:rsidRPr="0021089C">
              <w:rPr>
                <w:kern w:val="28"/>
                <w:lang w:val="en-US"/>
              </w:rPr>
              <w:t>DTW  global and beginning detection</w:t>
            </w:r>
          </w:p>
        </w:tc>
        <w:tc>
          <w:tcPr>
            <w:tcW w:w="1618" w:type="dxa"/>
            <w:vAlign w:val="center"/>
          </w:tcPr>
          <w:p w:rsidR="00543D67" w:rsidRPr="0021089C" w:rsidRDefault="00543D67" w:rsidP="00745F74">
            <w:pPr>
              <w:jc w:val="center"/>
              <w:rPr>
                <w:kern w:val="28"/>
                <w:lang w:val="en-US"/>
              </w:rPr>
            </w:pPr>
            <w:r w:rsidRPr="0021089C">
              <w:rPr>
                <w:kern w:val="28"/>
                <w:lang w:val="en-US"/>
              </w:rPr>
              <w:t>95%</w:t>
            </w:r>
          </w:p>
        </w:tc>
        <w:tc>
          <w:tcPr>
            <w:tcW w:w="1670" w:type="dxa"/>
            <w:vAlign w:val="center"/>
          </w:tcPr>
          <w:p w:rsidR="00543D67" w:rsidRPr="0021089C" w:rsidRDefault="00543D67" w:rsidP="00745F74">
            <w:pPr>
              <w:jc w:val="center"/>
              <w:rPr>
                <w:kern w:val="28"/>
                <w:lang w:val="en-US"/>
              </w:rPr>
            </w:pPr>
            <w:r w:rsidRPr="0021089C">
              <w:rPr>
                <w:kern w:val="28"/>
                <w:lang w:val="en-US"/>
              </w:rPr>
              <w:t>90%</w:t>
            </w:r>
          </w:p>
        </w:tc>
        <w:tc>
          <w:tcPr>
            <w:tcW w:w="1600" w:type="dxa"/>
            <w:vAlign w:val="center"/>
          </w:tcPr>
          <w:p w:rsidR="00543D67" w:rsidRPr="0021089C" w:rsidRDefault="00543D67" w:rsidP="00745F74">
            <w:pPr>
              <w:jc w:val="center"/>
              <w:rPr>
                <w:kern w:val="28"/>
                <w:lang w:val="en-US"/>
              </w:rPr>
            </w:pPr>
            <w:r w:rsidRPr="0021089C">
              <w:rPr>
                <w:kern w:val="28"/>
                <w:lang w:val="en-US"/>
              </w:rPr>
              <w:t>98%</w:t>
            </w:r>
          </w:p>
        </w:tc>
        <w:tc>
          <w:tcPr>
            <w:tcW w:w="1305" w:type="dxa"/>
            <w:vAlign w:val="center"/>
          </w:tcPr>
          <w:p w:rsidR="00543D67" w:rsidRPr="0021089C" w:rsidRDefault="00543D67" w:rsidP="00E160FC">
            <w:pPr>
              <w:keepNext/>
              <w:jc w:val="center"/>
              <w:rPr>
                <w:kern w:val="28"/>
                <w:lang w:val="en-US"/>
              </w:rPr>
            </w:pPr>
            <w:r w:rsidRPr="0021089C">
              <w:rPr>
                <w:kern w:val="28"/>
                <w:lang w:val="en-US"/>
              </w:rPr>
              <w:t>85%</w:t>
            </w:r>
          </w:p>
        </w:tc>
      </w:tr>
    </w:tbl>
    <w:p w:rsidR="00E160FC" w:rsidRPr="0021089C" w:rsidRDefault="00E160FC" w:rsidP="00E160FC">
      <w:pPr>
        <w:pStyle w:val="Caption"/>
        <w:jc w:val="center"/>
        <w:rPr>
          <w:lang w:val="en-US"/>
        </w:rPr>
      </w:pPr>
      <w:bookmarkStart w:id="106" w:name="_Toc346722107"/>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Pr="0021089C">
        <w:rPr>
          <w:noProof/>
          <w:lang w:val="en-US"/>
        </w:rPr>
        <w:t>13</w:t>
      </w:r>
      <w:r w:rsidRPr="0021089C">
        <w:rPr>
          <w:lang w:val="en-US"/>
        </w:rPr>
        <w:fldChar w:fldCharType="end"/>
      </w:r>
      <w:r w:rsidRPr="0021089C">
        <w:rPr>
          <w:lang w:val="en-US"/>
        </w:rPr>
        <w:t xml:space="preserve"> </w:t>
      </w:r>
      <w:proofErr w:type="spellStart"/>
      <w:r w:rsidRPr="0021089C">
        <w:rPr>
          <w:lang w:val="en-US"/>
        </w:rPr>
        <w:t>comarison</w:t>
      </w:r>
      <w:proofErr w:type="spellEnd"/>
      <w:r w:rsidRPr="0021089C">
        <w:rPr>
          <w:lang w:val="en-US"/>
        </w:rPr>
        <w:t xml:space="preserve"> of methods table</w:t>
      </w:r>
      <w:bookmarkEnd w:id="106"/>
    </w:p>
    <w:p w:rsidR="00E160FC" w:rsidRPr="0021089C" w:rsidRDefault="0021089C" w:rsidP="00E160FC">
      <w:pPr>
        <w:rPr>
          <w:lang w:val="en-US"/>
        </w:rPr>
      </w:pPr>
      <w:r w:rsidRPr="0021089C">
        <w:rPr>
          <w:lang w:val="en-US"/>
        </w:rPr>
        <w:t>We can see here</w:t>
      </w:r>
      <w:r>
        <w:rPr>
          <w:lang w:val="en-US"/>
        </w:rPr>
        <w:t xml:space="preserve"> that the last method is better than the others: we have better results.</w:t>
      </w:r>
      <w:r w:rsidR="001B20D2">
        <w:rPr>
          <w:lang w:val="en-US"/>
        </w:rPr>
        <w:t xml:space="preserve"> So we can say that choose the best global minimum path is better than choose the best local path.</w:t>
      </w:r>
    </w:p>
    <w:p w:rsidR="00823690" w:rsidRPr="0021089C" w:rsidRDefault="00823690" w:rsidP="00B825FB">
      <w:pPr>
        <w:rPr>
          <w:kern w:val="28"/>
          <w:lang w:val="en-US"/>
        </w:rPr>
      </w:pPr>
      <w:r w:rsidRPr="0021089C">
        <w:rPr>
          <w:kern w:val="28"/>
          <w:lang w:val="en-US"/>
        </w:rPr>
        <w:t xml:space="preserve">However, if we had only one reference by word, the last method works well </w:t>
      </w:r>
      <w:r w:rsidR="00321503" w:rsidRPr="0021089C">
        <w:rPr>
          <w:kern w:val="28"/>
          <w:lang w:val="en-US"/>
        </w:rPr>
        <w:t xml:space="preserve">than </w:t>
      </w:r>
      <w:r w:rsidRPr="0021089C">
        <w:rPr>
          <w:kern w:val="28"/>
          <w:lang w:val="en-US"/>
        </w:rPr>
        <w:t>the others.</w:t>
      </w:r>
    </w:p>
    <w:p w:rsidR="00B739BA" w:rsidRPr="0021089C" w:rsidRDefault="00B739BA" w:rsidP="00B825FB">
      <w:pPr>
        <w:rPr>
          <w:kern w:val="28"/>
          <w:lang w:val="en-US"/>
        </w:rPr>
      </w:pPr>
      <w:r w:rsidRPr="0021089C">
        <w:rPr>
          <w:kern w:val="28"/>
          <w:lang w:val="en-US"/>
        </w:rPr>
        <w:br w:type="page"/>
      </w:r>
    </w:p>
    <w:p w:rsidR="00D32DA8" w:rsidRPr="0021089C" w:rsidRDefault="00D32DA8" w:rsidP="000266D7">
      <w:pPr>
        <w:pStyle w:val="Heading1"/>
        <w:rPr>
          <w:lang w:val="en-US"/>
        </w:rPr>
      </w:pPr>
      <w:bookmarkStart w:id="107" w:name="_Toc346722072"/>
      <w:r w:rsidRPr="0021089C">
        <w:rPr>
          <w:lang w:val="en-US"/>
        </w:rPr>
        <w:lastRenderedPageBreak/>
        <w:t>Human Machine Interface</w:t>
      </w:r>
      <w:bookmarkEnd w:id="107"/>
    </w:p>
    <w:p w:rsidR="002967E4" w:rsidRPr="0021089C" w:rsidRDefault="002967E4">
      <w:pPr>
        <w:rPr>
          <w:lang w:val="en-US"/>
        </w:rPr>
      </w:pPr>
    </w:p>
    <w:p w:rsidR="002967E4" w:rsidRPr="0021089C" w:rsidRDefault="00254ED4" w:rsidP="00254ED4">
      <w:pPr>
        <w:pStyle w:val="Heading2"/>
        <w:numPr>
          <w:ilvl w:val="0"/>
          <w:numId w:val="6"/>
        </w:numPr>
        <w:rPr>
          <w:lang w:val="en-US"/>
        </w:rPr>
      </w:pPr>
      <w:bookmarkStart w:id="108" w:name="_Toc346722073"/>
      <w:r w:rsidRPr="0021089C">
        <w:rPr>
          <w:lang w:val="en-US"/>
        </w:rPr>
        <w:t>Menu</w:t>
      </w:r>
      <w:bookmarkEnd w:id="108"/>
    </w:p>
    <w:p w:rsidR="0011719B" w:rsidRPr="0021089C" w:rsidRDefault="0011719B" w:rsidP="0011719B">
      <w:pPr>
        <w:rPr>
          <w:lang w:val="en-US"/>
        </w:rPr>
      </w:pPr>
      <w:r w:rsidRPr="0021089C">
        <w:rPr>
          <w:lang w:val="en-US"/>
        </w:rPr>
        <w:t xml:space="preserve">When you launch the game, you have a first menu where you have three </w:t>
      </w:r>
      <w:r w:rsidR="00CC1C81" w:rsidRPr="0021089C">
        <w:rPr>
          <w:lang w:val="en-US"/>
        </w:rPr>
        <w:t>choic</w:t>
      </w:r>
      <w:r w:rsidRPr="0021089C">
        <w:rPr>
          <w:lang w:val="en-US"/>
        </w:rPr>
        <w:t>es: quit, modify the options or choose the user you want to play.</w:t>
      </w:r>
    </w:p>
    <w:p w:rsidR="00473B80" w:rsidRPr="0021089C" w:rsidRDefault="0011719B" w:rsidP="00473B80">
      <w:pPr>
        <w:keepNext/>
        <w:jc w:val="center"/>
        <w:rPr>
          <w:lang w:val="en-US"/>
        </w:rPr>
      </w:pPr>
      <w:r w:rsidRPr="0021089C">
        <w:rPr>
          <w:noProof/>
          <w:lang w:val="en-US" w:eastAsia="fr-FR"/>
        </w:rPr>
        <w:drawing>
          <wp:inline distT="0" distB="0" distL="0" distR="0">
            <wp:extent cx="3240000" cy="1850392"/>
            <wp:effectExtent l="19050" t="0" r="0" b="0"/>
            <wp:docPr id="11" name="Picture 1" descr="G:\ihm\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hm\Capture4.PNG"/>
                    <pic:cNvPicPr>
                      <a:picLocks noChangeAspect="1" noChangeArrowheads="1"/>
                    </pic:cNvPicPr>
                  </pic:nvPicPr>
                  <pic:blipFill>
                    <a:blip r:embed="rId21" cstate="print"/>
                    <a:srcRect/>
                    <a:stretch>
                      <a:fillRect/>
                    </a:stretch>
                  </pic:blipFill>
                  <pic:spPr bwMode="auto">
                    <a:xfrm>
                      <a:off x="0" y="0"/>
                      <a:ext cx="3240000" cy="1850392"/>
                    </a:xfrm>
                    <a:prstGeom prst="rect">
                      <a:avLst/>
                    </a:prstGeom>
                    <a:noFill/>
                    <a:ln w="9525">
                      <a:noFill/>
                      <a:miter lim="800000"/>
                      <a:headEnd/>
                      <a:tailEnd/>
                    </a:ln>
                  </pic:spPr>
                </pic:pic>
              </a:graphicData>
            </a:graphic>
          </wp:inline>
        </w:drawing>
      </w:r>
    </w:p>
    <w:p w:rsidR="0011719B" w:rsidRPr="0021089C" w:rsidRDefault="00473B80" w:rsidP="00473B80">
      <w:pPr>
        <w:pStyle w:val="Caption"/>
        <w:jc w:val="center"/>
        <w:rPr>
          <w:lang w:val="en-US"/>
        </w:rPr>
      </w:pPr>
      <w:bookmarkStart w:id="109" w:name="_Toc346722108"/>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14</w:t>
      </w:r>
      <w:r w:rsidRPr="0021089C">
        <w:rPr>
          <w:lang w:val="en-US"/>
        </w:rPr>
        <w:fldChar w:fldCharType="end"/>
      </w:r>
      <w:r w:rsidRPr="0021089C">
        <w:rPr>
          <w:lang w:val="en-US"/>
        </w:rPr>
        <w:t xml:space="preserve"> first menu</w:t>
      </w:r>
      <w:bookmarkEnd w:id="109"/>
    </w:p>
    <w:p w:rsidR="0011719B" w:rsidRPr="0021089C" w:rsidRDefault="0011719B" w:rsidP="0011719B">
      <w:pPr>
        <w:jc w:val="center"/>
        <w:rPr>
          <w:lang w:val="en-US"/>
        </w:rPr>
      </w:pPr>
    </w:p>
    <w:p w:rsidR="00254ED4" w:rsidRPr="0021089C" w:rsidRDefault="00694366" w:rsidP="005B213A">
      <w:pPr>
        <w:pStyle w:val="Heading3"/>
        <w:rPr>
          <w:lang w:val="en-US"/>
        </w:rPr>
      </w:pPr>
      <w:bookmarkStart w:id="110" w:name="_Toc346722074"/>
      <w:r w:rsidRPr="0021089C">
        <w:rPr>
          <w:lang w:val="en-US"/>
        </w:rPr>
        <w:t>Choice of the user</w:t>
      </w:r>
      <w:bookmarkEnd w:id="110"/>
    </w:p>
    <w:p w:rsidR="0011719B" w:rsidRPr="0021089C" w:rsidRDefault="0011719B" w:rsidP="0011719B">
      <w:pPr>
        <w:rPr>
          <w:lang w:val="en-US"/>
        </w:rPr>
      </w:pPr>
      <w:r w:rsidRPr="0021089C">
        <w:rPr>
          <w:lang w:val="en-US"/>
        </w:rPr>
        <w:t xml:space="preserve">If you decided to choose the user you want to play on the previous menu and clicked on the corresponding button, you have the following screen: </w:t>
      </w:r>
    </w:p>
    <w:p w:rsidR="00473B80" w:rsidRPr="0021089C" w:rsidRDefault="0011719B" w:rsidP="00473B80">
      <w:pPr>
        <w:keepNext/>
        <w:jc w:val="center"/>
        <w:rPr>
          <w:lang w:val="en-US"/>
        </w:rPr>
      </w:pPr>
      <w:r w:rsidRPr="0021089C">
        <w:rPr>
          <w:noProof/>
          <w:lang w:val="en-US" w:eastAsia="fr-FR"/>
        </w:rPr>
        <w:drawing>
          <wp:inline distT="0" distB="0" distL="0" distR="0">
            <wp:extent cx="3240000" cy="1858166"/>
            <wp:effectExtent l="19050" t="0" r="0" b="0"/>
            <wp:docPr id="12" name="Picture 2" descr="G:\ihm\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hm\Capture3.PNG"/>
                    <pic:cNvPicPr>
                      <a:picLocks noChangeAspect="1" noChangeArrowheads="1"/>
                    </pic:cNvPicPr>
                  </pic:nvPicPr>
                  <pic:blipFill>
                    <a:blip r:embed="rId22" cstate="print"/>
                    <a:srcRect/>
                    <a:stretch>
                      <a:fillRect/>
                    </a:stretch>
                  </pic:blipFill>
                  <pic:spPr bwMode="auto">
                    <a:xfrm>
                      <a:off x="0" y="0"/>
                      <a:ext cx="3240000" cy="1858166"/>
                    </a:xfrm>
                    <a:prstGeom prst="rect">
                      <a:avLst/>
                    </a:prstGeom>
                    <a:noFill/>
                    <a:ln w="9525">
                      <a:noFill/>
                      <a:miter lim="800000"/>
                      <a:headEnd/>
                      <a:tailEnd/>
                    </a:ln>
                  </pic:spPr>
                </pic:pic>
              </a:graphicData>
            </a:graphic>
          </wp:inline>
        </w:drawing>
      </w:r>
    </w:p>
    <w:p w:rsidR="0011719B" w:rsidRPr="0021089C" w:rsidRDefault="00473B80" w:rsidP="00473B80">
      <w:pPr>
        <w:pStyle w:val="Caption"/>
        <w:jc w:val="center"/>
        <w:rPr>
          <w:lang w:val="en-US"/>
        </w:rPr>
      </w:pPr>
      <w:bookmarkStart w:id="111" w:name="_Toc346722109"/>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15</w:t>
      </w:r>
      <w:r w:rsidRPr="0021089C">
        <w:rPr>
          <w:lang w:val="en-US"/>
        </w:rPr>
        <w:fldChar w:fldCharType="end"/>
      </w:r>
      <w:r w:rsidRPr="0021089C">
        <w:rPr>
          <w:lang w:val="en-US"/>
        </w:rPr>
        <w:t xml:space="preserve"> choice of the user menu</w:t>
      </w:r>
      <w:bookmarkEnd w:id="111"/>
    </w:p>
    <w:p w:rsidR="000B02DD" w:rsidRPr="0021089C" w:rsidRDefault="0011719B" w:rsidP="0011719B">
      <w:pPr>
        <w:rPr>
          <w:lang w:val="en-US"/>
        </w:rPr>
      </w:pPr>
      <w:r w:rsidRPr="0021089C">
        <w:rPr>
          <w:lang w:val="en-US"/>
        </w:rPr>
        <w:t xml:space="preserve">Here, you can choose </w:t>
      </w:r>
      <w:r w:rsidR="00246595" w:rsidRPr="0021089C">
        <w:rPr>
          <w:lang w:val="en-US"/>
        </w:rPr>
        <w:t>to quit this menu, and return to the previous menu</w:t>
      </w:r>
      <w:r w:rsidRPr="0021089C">
        <w:rPr>
          <w:lang w:val="en-US"/>
        </w:rPr>
        <w:t>. You can choose</w:t>
      </w:r>
      <w:r w:rsidR="00246595" w:rsidRPr="0021089C">
        <w:rPr>
          <w:lang w:val="en-US"/>
        </w:rPr>
        <w:t xml:space="preserve"> a specific user (for example “</w:t>
      </w:r>
      <w:proofErr w:type="spellStart"/>
      <w:r w:rsidR="00246595" w:rsidRPr="0021089C">
        <w:rPr>
          <w:lang w:val="en-US"/>
        </w:rPr>
        <w:t>moi</w:t>
      </w:r>
      <w:proofErr w:type="spellEnd"/>
      <w:r w:rsidR="00246595" w:rsidRPr="0021089C">
        <w:rPr>
          <w:lang w:val="en-US"/>
        </w:rPr>
        <w:t>”) and click on “Commencer” to launch the game</w:t>
      </w:r>
      <w:r w:rsidRPr="0021089C">
        <w:rPr>
          <w:lang w:val="en-US"/>
        </w:rPr>
        <w:t>.</w:t>
      </w:r>
      <w:r w:rsidR="00246595" w:rsidRPr="0021089C">
        <w:rPr>
          <w:lang w:val="en-US"/>
        </w:rPr>
        <w:t xml:space="preserve"> But if there is too many users, they do not all appear on the screen, you have to scroll down to see them (or scroll up to see previous users).</w:t>
      </w:r>
    </w:p>
    <w:p w:rsidR="000B02DD" w:rsidRPr="0021089C" w:rsidRDefault="000B02DD">
      <w:pPr>
        <w:rPr>
          <w:lang w:val="en-US"/>
        </w:rPr>
      </w:pPr>
      <w:r w:rsidRPr="0021089C">
        <w:rPr>
          <w:lang w:val="en-US"/>
        </w:rPr>
        <w:br w:type="page"/>
      </w:r>
    </w:p>
    <w:p w:rsidR="0011719B" w:rsidRPr="0021089C" w:rsidRDefault="0011719B" w:rsidP="0011719B">
      <w:pPr>
        <w:rPr>
          <w:lang w:val="en-US"/>
        </w:rPr>
      </w:pPr>
      <w:r w:rsidRPr="0021089C">
        <w:rPr>
          <w:lang w:val="en-US"/>
        </w:rPr>
        <w:lastRenderedPageBreak/>
        <w:t>You can also choose to re-record the sound for a specific user, or create a new on</w:t>
      </w:r>
      <w:r w:rsidR="004260D8" w:rsidRPr="0021089C">
        <w:rPr>
          <w:lang w:val="en-US"/>
        </w:rPr>
        <w:t>e</w:t>
      </w:r>
      <w:r w:rsidR="00DB1C77" w:rsidRPr="0021089C">
        <w:rPr>
          <w:lang w:val="en-US"/>
        </w:rPr>
        <w:t xml:space="preserve"> by </w:t>
      </w:r>
      <w:r w:rsidR="00E92277" w:rsidRPr="0021089C">
        <w:rPr>
          <w:lang w:val="en-US"/>
        </w:rPr>
        <w:t>clicking</w:t>
      </w:r>
      <w:r w:rsidR="00DB1C77" w:rsidRPr="0021089C">
        <w:rPr>
          <w:lang w:val="en-US"/>
        </w:rPr>
        <w:t xml:space="preserve"> on a</w:t>
      </w:r>
      <w:r w:rsidR="00B66500" w:rsidRPr="0021089C">
        <w:rPr>
          <w:lang w:val="en-US"/>
        </w:rPr>
        <w:t>n</w:t>
      </w:r>
      <w:r w:rsidR="00DB1C77" w:rsidRPr="0021089C">
        <w:rPr>
          <w:lang w:val="en-US"/>
        </w:rPr>
        <w:t xml:space="preserve"> empty </w:t>
      </w:r>
      <w:r w:rsidR="00F962AB" w:rsidRPr="0021089C">
        <w:rPr>
          <w:lang w:val="en-US"/>
        </w:rPr>
        <w:t>button</w:t>
      </w:r>
      <w:r w:rsidRPr="0021089C">
        <w:rPr>
          <w:lang w:val="en-US"/>
        </w:rPr>
        <w:t>.</w:t>
      </w:r>
      <w:r w:rsidR="004260D8" w:rsidRPr="0021089C">
        <w:rPr>
          <w:lang w:val="en-US"/>
        </w:rPr>
        <w:t xml:space="preserve"> In these cases, you have the following menu:</w:t>
      </w:r>
    </w:p>
    <w:p w:rsidR="00473B80" w:rsidRPr="0021089C" w:rsidRDefault="004260D8" w:rsidP="00473B80">
      <w:pPr>
        <w:keepNext/>
        <w:jc w:val="center"/>
        <w:rPr>
          <w:lang w:val="en-US"/>
        </w:rPr>
      </w:pPr>
      <w:r w:rsidRPr="0021089C">
        <w:rPr>
          <w:noProof/>
          <w:lang w:val="en-US" w:eastAsia="fr-FR"/>
        </w:rPr>
        <w:drawing>
          <wp:inline distT="0" distB="0" distL="0" distR="0">
            <wp:extent cx="3240000" cy="2556768"/>
            <wp:effectExtent l="19050" t="0" r="0" b="0"/>
            <wp:docPr id="15" name="Picture 3" descr="G:\ihm\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hm\Capture5.PNG"/>
                    <pic:cNvPicPr>
                      <a:picLocks noChangeAspect="1" noChangeArrowheads="1"/>
                    </pic:cNvPicPr>
                  </pic:nvPicPr>
                  <pic:blipFill>
                    <a:blip r:embed="rId23" cstate="print"/>
                    <a:srcRect/>
                    <a:stretch>
                      <a:fillRect/>
                    </a:stretch>
                  </pic:blipFill>
                  <pic:spPr bwMode="auto">
                    <a:xfrm>
                      <a:off x="0" y="0"/>
                      <a:ext cx="3240000" cy="2556768"/>
                    </a:xfrm>
                    <a:prstGeom prst="rect">
                      <a:avLst/>
                    </a:prstGeom>
                    <a:noFill/>
                    <a:ln w="9525">
                      <a:noFill/>
                      <a:miter lim="800000"/>
                      <a:headEnd/>
                      <a:tailEnd/>
                    </a:ln>
                  </pic:spPr>
                </pic:pic>
              </a:graphicData>
            </a:graphic>
          </wp:inline>
        </w:drawing>
      </w:r>
    </w:p>
    <w:p w:rsidR="004260D8" w:rsidRPr="0021089C" w:rsidRDefault="00473B80" w:rsidP="00473B80">
      <w:pPr>
        <w:pStyle w:val="Caption"/>
        <w:jc w:val="center"/>
        <w:rPr>
          <w:lang w:val="en-US"/>
        </w:rPr>
      </w:pPr>
      <w:bookmarkStart w:id="112" w:name="_Toc346722110"/>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proofErr w:type="gramStart"/>
      <w:r w:rsidR="00E160FC" w:rsidRPr="0021089C">
        <w:rPr>
          <w:noProof/>
          <w:lang w:val="en-US"/>
        </w:rPr>
        <w:t>16</w:t>
      </w:r>
      <w:r w:rsidRPr="0021089C">
        <w:rPr>
          <w:lang w:val="en-US"/>
        </w:rPr>
        <w:fldChar w:fldCharType="end"/>
      </w:r>
      <w:r w:rsidRPr="0021089C">
        <w:rPr>
          <w:lang w:val="en-US"/>
        </w:rPr>
        <w:t xml:space="preserve"> Change user menu</w:t>
      </w:r>
      <w:bookmarkEnd w:id="112"/>
      <w:proofErr w:type="gramEnd"/>
    </w:p>
    <w:p w:rsidR="0011719B" w:rsidRPr="0021089C" w:rsidRDefault="00065765" w:rsidP="0011719B">
      <w:pPr>
        <w:rPr>
          <w:lang w:val="en-US"/>
        </w:rPr>
      </w:pPr>
      <w:r w:rsidRPr="0021089C">
        <w:rPr>
          <w:lang w:val="en-US"/>
        </w:rPr>
        <w:t>On this menu, you can quit and return on the previous menu, you can change (or create) your username, you can (re-)record your words database, or you can listen to your sounds (and verify if you think that they are correct).</w:t>
      </w:r>
      <w:r w:rsidR="001B6B7E" w:rsidRPr="0021089C">
        <w:rPr>
          <w:lang w:val="en-US"/>
        </w:rPr>
        <w:br/>
        <w:t>When you have finished to change your name or record your word database, you can click on “Commencer” and launch the game, but it will begin only if name is valid (not empty) and if all the sounds are recorded.</w:t>
      </w:r>
    </w:p>
    <w:p w:rsidR="00B00C9C" w:rsidRPr="0021089C" w:rsidRDefault="00B00C9C" w:rsidP="00867C31">
      <w:pPr>
        <w:rPr>
          <w:lang w:val="en-US"/>
        </w:rPr>
      </w:pPr>
    </w:p>
    <w:p w:rsidR="005B213A" w:rsidRPr="0021089C" w:rsidRDefault="005B213A" w:rsidP="005B213A">
      <w:pPr>
        <w:pStyle w:val="Heading3"/>
        <w:rPr>
          <w:lang w:val="en-US"/>
        </w:rPr>
      </w:pPr>
      <w:bookmarkStart w:id="113" w:name="_Toc346722075"/>
      <w:r w:rsidRPr="0021089C">
        <w:rPr>
          <w:lang w:val="en-US"/>
        </w:rPr>
        <w:t>Options</w:t>
      </w:r>
      <w:bookmarkEnd w:id="113"/>
    </w:p>
    <w:p w:rsidR="00867C31" w:rsidRPr="0021089C" w:rsidRDefault="00BC1943" w:rsidP="00867C31">
      <w:pPr>
        <w:rPr>
          <w:lang w:val="en-US"/>
        </w:rPr>
      </w:pPr>
      <w:r w:rsidRPr="0021089C">
        <w:rPr>
          <w:lang w:val="en-US"/>
        </w:rPr>
        <w:t xml:space="preserve">In the options, you can configure the input and output settings like the choice of mike or the choice of the sound card drivers. </w:t>
      </w:r>
    </w:p>
    <w:p w:rsidR="00473B80" w:rsidRPr="0021089C" w:rsidRDefault="00867C31" w:rsidP="00473B80">
      <w:pPr>
        <w:keepNext/>
        <w:jc w:val="center"/>
        <w:rPr>
          <w:lang w:val="en-US"/>
        </w:rPr>
      </w:pPr>
      <w:r w:rsidRPr="0021089C">
        <w:rPr>
          <w:noProof/>
          <w:lang w:val="en-US" w:eastAsia="fr-FR"/>
        </w:rPr>
        <w:drawing>
          <wp:inline distT="0" distB="0" distL="0" distR="0">
            <wp:extent cx="3240000" cy="2225652"/>
            <wp:effectExtent l="19050" t="0" r="0" b="0"/>
            <wp:docPr id="17" name="Picture 4" descr="https://raw.github.com/jeando/projetS7/master/annexes/ihm/Capture%20du%202013-01-22%2011: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com/jeando/projetS7/master/annexes/ihm/Capture%20du%202013-01-22%2011:23:13.png"/>
                    <pic:cNvPicPr>
                      <a:picLocks noChangeAspect="1" noChangeArrowheads="1"/>
                    </pic:cNvPicPr>
                  </pic:nvPicPr>
                  <pic:blipFill>
                    <a:blip r:embed="rId24" cstate="print"/>
                    <a:srcRect l="10790" t="16955" r="32830" b="14025"/>
                    <a:stretch>
                      <a:fillRect/>
                    </a:stretch>
                  </pic:blipFill>
                  <pic:spPr bwMode="auto">
                    <a:xfrm>
                      <a:off x="0" y="0"/>
                      <a:ext cx="3240000" cy="2225652"/>
                    </a:xfrm>
                    <a:prstGeom prst="rect">
                      <a:avLst/>
                    </a:prstGeom>
                    <a:noFill/>
                    <a:ln w="9525">
                      <a:noFill/>
                      <a:miter lim="800000"/>
                      <a:headEnd/>
                      <a:tailEnd/>
                    </a:ln>
                  </pic:spPr>
                </pic:pic>
              </a:graphicData>
            </a:graphic>
          </wp:inline>
        </w:drawing>
      </w:r>
    </w:p>
    <w:p w:rsidR="00254ED4" w:rsidRPr="0021089C" w:rsidRDefault="00473B80" w:rsidP="00473B80">
      <w:pPr>
        <w:pStyle w:val="Caption"/>
        <w:jc w:val="center"/>
        <w:rPr>
          <w:lang w:val="en-US"/>
        </w:rPr>
      </w:pPr>
      <w:bookmarkStart w:id="114" w:name="_Toc346722111"/>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17</w:t>
      </w:r>
      <w:r w:rsidRPr="0021089C">
        <w:rPr>
          <w:lang w:val="en-US"/>
        </w:rPr>
        <w:fldChar w:fldCharType="end"/>
      </w:r>
      <w:r w:rsidRPr="0021089C">
        <w:rPr>
          <w:lang w:val="en-US"/>
        </w:rPr>
        <w:t xml:space="preserve"> option menu</w:t>
      </w:r>
      <w:bookmarkEnd w:id="114"/>
    </w:p>
    <w:p w:rsidR="00254ED4" w:rsidRPr="0021089C" w:rsidRDefault="00254ED4" w:rsidP="00254ED4">
      <w:pPr>
        <w:pStyle w:val="Heading2"/>
        <w:numPr>
          <w:ilvl w:val="0"/>
          <w:numId w:val="6"/>
        </w:numPr>
        <w:rPr>
          <w:lang w:val="en-US"/>
        </w:rPr>
      </w:pPr>
      <w:bookmarkStart w:id="115" w:name="_Toc346722076"/>
      <w:r w:rsidRPr="0021089C">
        <w:rPr>
          <w:lang w:val="en-US"/>
        </w:rPr>
        <w:lastRenderedPageBreak/>
        <w:t>The game</w:t>
      </w:r>
      <w:bookmarkEnd w:id="115"/>
    </w:p>
    <w:p w:rsidR="00C7156B" w:rsidRPr="0021089C" w:rsidRDefault="00C7156B" w:rsidP="00C7156B">
      <w:pPr>
        <w:pStyle w:val="Heading3"/>
        <w:rPr>
          <w:lang w:val="en-US"/>
        </w:rPr>
      </w:pPr>
      <w:bookmarkStart w:id="116" w:name="_Toc346722077"/>
      <w:r w:rsidRPr="0021089C">
        <w:rPr>
          <w:lang w:val="en-US"/>
        </w:rPr>
        <w:t>Labyrinth</w:t>
      </w:r>
      <w:bookmarkEnd w:id="116"/>
    </w:p>
    <w:p w:rsidR="00E14023" w:rsidRPr="0021089C" w:rsidRDefault="00E14023" w:rsidP="00E14023">
      <w:pPr>
        <w:rPr>
          <w:lang w:val="en-US"/>
        </w:rPr>
      </w:pPr>
      <w:r w:rsidRPr="0021089C">
        <w:rPr>
          <w:lang w:val="en-US"/>
        </w:rPr>
        <w:t xml:space="preserve">In our game, the user control a frog </w:t>
      </w:r>
      <w:r w:rsidR="00E31A43" w:rsidRPr="0021089C">
        <w:rPr>
          <w:noProof/>
          <w:lang w:val="en-US" w:eastAsia="fr-FR"/>
        </w:rPr>
        <w:drawing>
          <wp:inline distT="0" distB="0" distL="0" distR="0">
            <wp:extent cx="520637" cy="422787"/>
            <wp:effectExtent l="19050" t="0" r="0" b="0"/>
            <wp:docPr id="24" name="Picture 9" descr="G:\ihm\ico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hm\icone.bmp"/>
                    <pic:cNvPicPr>
                      <a:picLocks noChangeAspect="1" noChangeArrowheads="1"/>
                    </pic:cNvPicPr>
                  </pic:nvPicPr>
                  <pic:blipFill>
                    <a:blip r:embed="rId25" cstate="print"/>
                    <a:srcRect/>
                    <a:stretch>
                      <a:fillRect/>
                    </a:stretch>
                  </pic:blipFill>
                  <pic:spPr bwMode="auto">
                    <a:xfrm>
                      <a:off x="0" y="0"/>
                      <a:ext cx="520126" cy="422372"/>
                    </a:xfrm>
                    <a:prstGeom prst="rect">
                      <a:avLst/>
                    </a:prstGeom>
                    <a:noFill/>
                    <a:ln w="9525">
                      <a:noFill/>
                      <a:miter lim="800000"/>
                      <a:headEnd/>
                      <a:tailEnd/>
                    </a:ln>
                  </pic:spPr>
                </pic:pic>
              </a:graphicData>
            </a:graphic>
          </wp:inline>
        </w:drawing>
      </w:r>
      <w:r w:rsidR="00E31A43" w:rsidRPr="0021089C">
        <w:rPr>
          <w:lang w:val="en-US"/>
        </w:rPr>
        <w:t xml:space="preserve"> </w:t>
      </w:r>
      <w:r w:rsidRPr="0021089C">
        <w:rPr>
          <w:lang w:val="en-US"/>
        </w:rPr>
        <w:t xml:space="preserve">in a labyrinth and his goal is to go from the beginning </w:t>
      </w:r>
      <w:r w:rsidRPr="0021089C">
        <w:rPr>
          <w:noProof/>
          <w:lang w:val="en-US" w:eastAsia="fr-FR"/>
        </w:rPr>
        <w:drawing>
          <wp:inline distT="0" distB="0" distL="0" distR="0">
            <wp:extent cx="383540" cy="383540"/>
            <wp:effectExtent l="19050" t="0" r="0" b="0"/>
            <wp:docPr id="18" name="Picture 7" descr="G:\ihm\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hm\begin.png"/>
                    <pic:cNvPicPr>
                      <a:picLocks noChangeAspect="1" noChangeArrowheads="1"/>
                    </pic:cNvPicPr>
                  </pic:nvPicPr>
                  <pic:blipFill>
                    <a:blip r:embed="rId26" cstate="print"/>
                    <a:srcRect/>
                    <a:stretch>
                      <a:fillRect/>
                    </a:stretch>
                  </pic:blipFill>
                  <pic:spPr bwMode="auto">
                    <a:xfrm>
                      <a:off x="0" y="0"/>
                      <a:ext cx="383540" cy="383540"/>
                    </a:xfrm>
                    <a:prstGeom prst="rect">
                      <a:avLst/>
                    </a:prstGeom>
                    <a:noFill/>
                    <a:ln w="9525">
                      <a:noFill/>
                      <a:miter lim="800000"/>
                      <a:headEnd/>
                      <a:tailEnd/>
                    </a:ln>
                  </pic:spPr>
                </pic:pic>
              </a:graphicData>
            </a:graphic>
          </wp:inline>
        </w:drawing>
      </w:r>
      <w:r w:rsidRPr="0021089C">
        <w:rPr>
          <w:lang w:val="en-US"/>
        </w:rPr>
        <w:t xml:space="preserve"> (for example here, at the bottom </w:t>
      </w:r>
      <w:r w:rsidR="006550D1" w:rsidRPr="0021089C">
        <w:rPr>
          <w:lang w:val="en-US"/>
        </w:rPr>
        <w:t xml:space="preserve">and </w:t>
      </w:r>
      <w:r w:rsidRPr="0021089C">
        <w:rPr>
          <w:lang w:val="en-US"/>
        </w:rPr>
        <w:t xml:space="preserve">in the middle) to the </w:t>
      </w:r>
      <w:r w:rsidR="00736FA5" w:rsidRPr="0021089C">
        <w:rPr>
          <w:lang w:val="en-US"/>
        </w:rPr>
        <w:t xml:space="preserve">end </w:t>
      </w:r>
      <w:r w:rsidRPr="0021089C">
        <w:rPr>
          <w:noProof/>
          <w:lang w:val="en-US" w:eastAsia="fr-FR"/>
        </w:rPr>
        <w:drawing>
          <wp:inline distT="0" distB="0" distL="0" distR="0">
            <wp:extent cx="383540" cy="383540"/>
            <wp:effectExtent l="0" t="0" r="0" b="0"/>
            <wp:docPr id="21" name="Picture 8" descr="G:\ih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hm\end.png"/>
                    <pic:cNvPicPr>
                      <a:picLocks noChangeAspect="1" noChangeArrowheads="1"/>
                    </pic:cNvPicPr>
                  </pic:nvPicPr>
                  <pic:blipFill>
                    <a:blip r:embed="rId27" cstate="print"/>
                    <a:srcRect/>
                    <a:stretch>
                      <a:fillRect/>
                    </a:stretch>
                  </pic:blipFill>
                  <pic:spPr bwMode="auto">
                    <a:xfrm>
                      <a:off x="0" y="0"/>
                      <a:ext cx="383540" cy="383540"/>
                    </a:xfrm>
                    <a:prstGeom prst="rect">
                      <a:avLst/>
                    </a:prstGeom>
                    <a:noFill/>
                    <a:ln w="9525">
                      <a:noFill/>
                      <a:miter lim="800000"/>
                      <a:headEnd/>
                      <a:tailEnd/>
                    </a:ln>
                  </pic:spPr>
                </pic:pic>
              </a:graphicData>
            </a:graphic>
          </wp:inline>
        </w:drawing>
      </w:r>
      <w:r w:rsidRPr="0021089C">
        <w:rPr>
          <w:lang w:val="en-US"/>
        </w:rPr>
        <w:t>(for example here, on the right top</w:t>
      </w:r>
      <w:r w:rsidR="006550D1" w:rsidRPr="0021089C">
        <w:rPr>
          <w:lang w:val="en-US"/>
        </w:rPr>
        <w:t xml:space="preserve"> corner</w:t>
      </w:r>
      <w:r w:rsidRPr="0021089C">
        <w:rPr>
          <w:lang w:val="en-US"/>
        </w:rPr>
        <w:t>)</w:t>
      </w:r>
    </w:p>
    <w:p w:rsidR="0050791A" w:rsidRPr="0021089C" w:rsidRDefault="00E14023" w:rsidP="0050791A">
      <w:pPr>
        <w:keepNext/>
        <w:jc w:val="center"/>
        <w:rPr>
          <w:lang w:val="en-US"/>
        </w:rPr>
      </w:pPr>
      <w:r w:rsidRPr="0021089C">
        <w:rPr>
          <w:noProof/>
          <w:lang w:val="en-US" w:eastAsia="fr-FR"/>
        </w:rPr>
        <w:drawing>
          <wp:inline distT="0" distB="0" distL="0" distR="0">
            <wp:extent cx="5760720" cy="3091656"/>
            <wp:effectExtent l="19050" t="0" r="0" b="0"/>
            <wp:docPr id="23" name="Picture 1" descr="G:\Capture du 2013-01-18 11_44_55.png"/>
            <wp:cNvGraphicFramePr/>
            <a:graphic xmlns:a="http://schemas.openxmlformats.org/drawingml/2006/main">
              <a:graphicData uri="http://schemas.openxmlformats.org/drawingml/2006/picture">
                <pic:pic xmlns:pic="http://schemas.openxmlformats.org/drawingml/2006/picture">
                  <pic:nvPicPr>
                    <pic:cNvPr id="17" name="Picture 2" descr="G:\Capture du 2013-01-18 11_44_55.png"/>
                    <pic:cNvPicPr>
                      <a:picLocks noChangeAspect="1" noChangeArrowheads="1"/>
                    </pic:cNvPicPr>
                  </pic:nvPicPr>
                  <pic:blipFill>
                    <a:blip r:embed="rId28" cstate="print"/>
                    <a:srcRect l="4326" t="13601" r="5113"/>
                    <a:stretch>
                      <a:fillRect/>
                    </a:stretch>
                  </pic:blipFill>
                  <pic:spPr bwMode="auto">
                    <a:xfrm>
                      <a:off x="0" y="0"/>
                      <a:ext cx="5760720" cy="3091656"/>
                    </a:xfrm>
                    <a:prstGeom prst="rect">
                      <a:avLst/>
                    </a:prstGeom>
                    <a:noFill/>
                  </pic:spPr>
                </pic:pic>
              </a:graphicData>
            </a:graphic>
          </wp:inline>
        </w:drawing>
      </w:r>
    </w:p>
    <w:p w:rsidR="00E14023" w:rsidRPr="0021089C" w:rsidRDefault="0050791A" w:rsidP="0050791A">
      <w:pPr>
        <w:pStyle w:val="Caption"/>
        <w:jc w:val="center"/>
        <w:rPr>
          <w:lang w:val="en-US"/>
        </w:rPr>
      </w:pPr>
      <w:bookmarkStart w:id="117" w:name="_Toc346722112"/>
      <w:r w:rsidRPr="0021089C">
        <w:rPr>
          <w:lang w:val="en-US"/>
        </w:rPr>
        <w:t xml:space="preserve">Figure </w:t>
      </w:r>
      <w:r w:rsidRPr="0021089C">
        <w:rPr>
          <w:lang w:val="en-US"/>
        </w:rPr>
        <w:fldChar w:fldCharType="begin"/>
      </w:r>
      <w:r w:rsidRPr="0021089C">
        <w:rPr>
          <w:lang w:val="en-US"/>
        </w:rPr>
        <w:instrText xml:space="preserve"> SEQ Figure \* ARABIC </w:instrText>
      </w:r>
      <w:r w:rsidRPr="0021089C">
        <w:rPr>
          <w:lang w:val="en-US"/>
        </w:rPr>
        <w:fldChar w:fldCharType="separate"/>
      </w:r>
      <w:r w:rsidR="00E160FC" w:rsidRPr="0021089C">
        <w:rPr>
          <w:noProof/>
          <w:lang w:val="en-US"/>
        </w:rPr>
        <w:t>18</w:t>
      </w:r>
      <w:r w:rsidRPr="0021089C">
        <w:rPr>
          <w:lang w:val="en-US"/>
        </w:rPr>
        <w:fldChar w:fldCharType="end"/>
      </w:r>
      <w:r w:rsidRPr="0021089C">
        <w:rPr>
          <w:lang w:val="en-US"/>
        </w:rPr>
        <w:t xml:space="preserve"> labyrinth example</w:t>
      </w:r>
      <w:bookmarkEnd w:id="117"/>
      <w:r w:rsidR="00E93A76" w:rsidRPr="0021089C">
        <w:rPr>
          <w:lang w:val="en-US"/>
        </w:rPr>
        <w:br/>
      </w:r>
    </w:p>
    <w:p w:rsidR="00132842" w:rsidRPr="0021089C" w:rsidRDefault="00C7156B" w:rsidP="00C7156B">
      <w:pPr>
        <w:pStyle w:val="Heading3"/>
        <w:rPr>
          <w:lang w:val="en-US"/>
        </w:rPr>
      </w:pPr>
      <w:bookmarkStart w:id="118" w:name="_Toc346722078"/>
      <w:r w:rsidRPr="0021089C">
        <w:rPr>
          <w:lang w:val="en-US"/>
        </w:rPr>
        <w:t>Voice directed</w:t>
      </w:r>
      <w:bookmarkEnd w:id="118"/>
    </w:p>
    <w:p w:rsidR="00132842" w:rsidRPr="0021089C" w:rsidRDefault="00132842" w:rsidP="00132842">
      <w:pPr>
        <w:rPr>
          <w:rFonts w:eastAsia="Liberation Serif" w:cs="Liberation Serif"/>
          <w:lang w:val="en-US"/>
        </w:rPr>
      </w:pPr>
      <w:r w:rsidRPr="0021089C">
        <w:rPr>
          <w:rFonts w:eastAsia="Liberation Serif" w:cs="Liberation Serif"/>
          <w:lang w:val="en-US"/>
        </w:rPr>
        <w:t xml:space="preserve">The </w:t>
      </w:r>
      <w:r w:rsidRPr="0021089C">
        <w:rPr>
          <w:lang w:val="en-US"/>
        </w:rPr>
        <w:t>only</w:t>
      </w:r>
      <w:r w:rsidRPr="0021089C">
        <w:rPr>
          <w:rFonts w:eastAsia="Liberation Serif" w:cs="Liberation Serif"/>
          <w:lang w:val="en-US"/>
        </w:rPr>
        <w:t xml:space="preserve"> </w:t>
      </w:r>
      <w:r w:rsidRPr="0021089C">
        <w:rPr>
          <w:lang w:val="en-US"/>
        </w:rPr>
        <w:t>obligation</w:t>
      </w:r>
      <w:r w:rsidRPr="0021089C">
        <w:rPr>
          <w:rFonts w:eastAsia="Liberation Serif" w:cs="Liberation Serif"/>
          <w:lang w:val="en-US"/>
        </w:rPr>
        <w:t xml:space="preserve"> for the user </w:t>
      </w:r>
      <w:r w:rsidRPr="0021089C">
        <w:rPr>
          <w:lang w:val="en-US"/>
        </w:rPr>
        <w:t>during</w:t>
      </w:r>
      <w:r w:rsidRPr="0021089C">
        <w:rPr>
          <w:rFonts w:eastAsia="Liberation Serif" w:cs="Liberation Serif"/>
          <w:lang w:val="en-US"/>
        </w:rPr>
        <w:t xml:space="preserve"> </w:t>
      </w:r>
      <w:r w:rsidRPr="0021089C">
        <w:rPr>
          <w:lang w:val="en-US"/>
        </w:rPr>
        <w:t>the</w:t>
      </w:r>
      <w:r w:rsidRPr="0021089C">
        <w:rPr>
          <w:rFonts w:eastAsia="Liberation Serif" w:cs="Liberation Serif"/>
          <w:lang w:val="en-US"/>
        </w:rPr>
        <w:t xml:space="preserve"> </w:t>
      </w:r>
      <w:r w:rsidRPr="0021089C">
        <w:rPr>
          <w:lang w:val="en-US"/>
        </w:rPr>
        <w:t>game</w:t>
      </w:r>
      <w:r w:rsidRPr="0021089C">
        <w:rPr>
          <w:rFonts w:eastAsia="Liberation Serif" w:cs="Liberation Serif"/>
          <w:lang w:val="en-US"/>
        </w:rPr>
        <w:t xml:space="preserve"> </w:t>
      </w:r>
      <w:r w:rsidRPr="0021089C">
        <w:rPr>
          <w:lang w:val="en-US"/>
        </w:rPr>
        <w:t>is</w:t>
      </w:r>
      <w:r w:rsidRPr="0021089C">
        <w:rPr>
          <w:rFonts w:eastAsia="Liberation Serif" w:cs="Liberation Serif"/>
          <w:lang w:val="en-US"/>
        </w:rPr>
        <w:t xml:space="preserve"> </w:t>
      </w:r>
      <w:r w:rsidRPr="0021089C">
        <w:rPr>
          <w:lang w:val="en-US"/>
        </w:rPr>
        <w:t>to</w:t>
      </w:r>
      <w:r w:rsidRPr="0021089C">
        <w:rPr>
          <w:rFonts w:eastAsia="Liberation Serif" w:cs="Liberation Serif"/>
          <w:lang w:val="en-US"/>
        </w:rPr>
        <w:t xml:space="preserve"> </w:t>
      </w:r>
      <w:r w:rsidRPr="0021089C">
        <w:rPr>
          <w:lang w:val="en-US"/>
        </w:rPr>
        <w:t>say</w:t>
      </w:r>
      <w:r w:rsidRPr="0021089C">
        <w:rPr>
          <w:rFonts w:eastAsia="Liberation Serif" w:cs="Liberation Serif"/>
          <w:lang w:val="en-US"/>
        </w:rPr>
        <w:t xml:space="preserve"> </w:t>
      </w:r>
      <w:r w:rsidRPr="0021089C">
        <w:rPr>
          <w:lang w:val="en-US"/>
        </w:rPr>
        <w:t>a</w:t>
      </w:r>
      <w:r w:rsidRPr="0021089C">
        <w:rPr>
          <w:rFonts w:eastAsia="Liberation Serif" w:cs="Liberation Serif"/>
          <w:lang w:val="en-US"/>
        </w:rPr>
        <w:t xml:space="preserve"> </w:t>
      </w:r>
      <w:r w:rsidRPr="0021089C">
        <w:rPr>
          <w:lang w:val="en-US"/>
        </w:rPr>
        <w:t>direction:</w:t>
      </w:r>
      <w:r w:rsidRPr="0021089C">
        <w:rPr>
          <w:rFonts w:eastAsia="Liberation Serif" w:cs="Liberation Serif"/>
          <w:lang w:val="en-US"/>
        </w:rPr>
        <w:t xml:space="preserve"> </w:t>
      </w:r>
      <w:r w:rsidRPr="0021089C">
        <w:rPr>
          <w:lang w:val="en-US"/>
        </w:rPr>
        <w:t>up,</w:t>
      </w:r>
      <w:r w:rsidRPr="0021089C">
        <w:rPr>
          <w:rFonts w:eastAsia="Liberation Serif" w:cs="Liberation Serif"/>
          <w:lang w:val="en-US"/>
        </w:rPr>
        <w:t xml:space="preserve"> </w:t>
      </w:r>
      <w:r w:rsidRPr="0021089C">
        <w:rPr>
          <w:lang w:val="en-US"/>
        </w:rPr>
        <w:t>down,</w:t>
      </w:r>
      <w:r w:rsidRPr="0021089C">
        <w:rPr>
          <w:rFonts w:eastAsia="Liberation Serif" w:cs="Liberation Serif"/>
          <w:lang w:val="en-US"/>
        </w:rPr>
        <w:t xml:space="preserve"> </w:t>
      </w:r>
      <w:r w:rsidR="00910B5A" w:rsidRPr="0021089C">
        <w:rPr>
          <w:lang w:val="en-US"/>
        </w:rPr>
        <w:t>left</w:t>
      </w:r>
      <w:r w:rsidR="00910B5A" w:rsidRPr="0021089C">
        <w:rPr>
          <w:rFonts w:eastAsia="Liberation Serif" w:cs="Liberation Serif"/>
          <w:lang w:val="en-US"/>
        </w:rPr>
        <w:t>,</w:t>
      </w:r>
      <w:r w:rsidRPr="0021089C">
        <w:rPr>
          <w:rFonts w:eastAsia="Liberation Serif" w:cs="Liberation Serif"/>
          <w:lang w:val="en-US"/>
        </w:rPr>
        <w:t xml:space="preserve"> </w:t>
      </w:r>
      <w:r w:rsidRPr="0021089C">
        <w:rPr>
          <w:lang w:val="en-US"/>
        </w:rPr>
        <w:t>right</w:t>
      </w:r>
      <w:r w:rsidRPr="0021089C">
        <w:rPr>
          <w:rFonts w:eastAsia="Liberation Serif" w:cs="Liberation Serif"/>
          <w:lang w:val="en-US"/>
        </w:rPr>
        <w:t xml:space="preserve"> </w:t>
      </w:r>
      <w:r w:rsidR="000E3C64" w:rsidRPr="0021089C">
        <w:rPr>
          <w:rFonts w:eastAsia="Liberation Serif" w:cs="Liberation Serif"/>
          <w:lang w:val="en-US"/>
        </w:rPr>
        <w:t xml:space="preserve">or fire </w:t>
      </w:r>
      <w:r w:rsidRPr="0021089C">
        <w:rPr>
          <w:lang w:val="en-US"/>
        </w:rPr>
        <w:t>when</w:t>
      </w:r>
      <w:r w:rsidRPr="0021089C">
        <w:rPr>
          <w:rFonts w:eastAsia="Liberation Serif" w:cs="Liberation Serif"/>
          <w:lang w:val="en-US"/>
        </w:rPr>
        <w:t xml:space="preserve"> </w:t>
      </w:r>
      <w:r w:rsidRPr="0021089C">
        <w:rPr>
          <w:lang w:val="en-US"/>
        </w:rPr>
        <w:t>the</w:t>
      </w:r>
      <w:r w:rsidRPr="0021089C">
        <w:rPr>
          <w:rFonts w:eastAsia="Liberation Serif" w:cs="Liberation Serif"/>
          <w:lang w:val="en-US"/>
        </w:rPr>
        <w:t xml:space="preserve"> </w:t>
      </w:r>
      <w:r w:rsidRPr="0021089C">
        <w:rPr>
          <w:lang w:val="en-US"/>
        </w:rPr>
        <w:t>frog</w:t>
      </w:r>
      <w:r w:rsidRPr="0021089C">
        <w:rPr>
          <w:rFonts w:eastAsia="Liberation Serif" w:cs="Liberation Serif"/>
          <w:lang w:val="en-US"/>
        </w:rPr>
        <w:t xml:space="preserve"> </w:t>
      </w:r>
      <w:r w:rsidRPr="0021089C">
        <w:rPr>
          <w:lang w:val="en-US"/>
        </w:rPr>
        <w:t>is</w:t>
      </w:r>
      <w:r w:rsidRPr="0021089C">
        <w:rPr>
          <w:rFonts w:eastAsia="Liberation Serif" w:cs="Liberation Serif"/>
          <w:lang w:val="en-US"/>
        </w:rPr>
        <w:t xml:space="preserve"> </w:t>
      </w:r>
      <w:r w:rsidRPr="0021089C">
        <w:rPr>
          <w:lang w:val="en-US"/>
        </w:rPr>
        <w:t>waiting</w:t>
      </w:r>
      <w:r w:rsidRPr="0021089C">
        <w:rPr>
          <w:rFonts w:eastAsia="Liberation Serif" w:cs="Liberation Serif"/>
          <w:lang w:val="en-US"/>
        </w:rPr>
        <w:t xml:space="preserve"> </w:t>
      </w:r>
      <w:r w:rsidRPr="0021089C">
        <w:rPr>
          <w:lang w:val="en-US"/>
        </w:rPr>
        <w:t>(orange</w:t>
      </w:r>
      <w:r w:rsidRPr="0021089C">
        <w:rPr>
          <w:rFonts w:eastAsia="Liberation Serif" w:cs="Liberation Serif"/>
          <w:lang w:val="en-US"/>
        </w:rPr>
        <w:t xml:space="preserve"> </w:t>
      </w:r>
      <w:r w:rsidRPr="0021089C">
        <w:rPr>
          <w:lang w:val="en-US"/>
        </w:rPr>
        <w:t>flash)</w:t>
      </w:r>
      <w:r w:rsidRPr="0021089C">
        <w:rPr>
          <w:rFonts w:eastAsia="Liberation Serif" w:cs="Liberation Serif"/>
          <w:lang w:val="en-US"/>
        </w:rPr>
        <w:t xml:space="preserve"> </w:t>
      </w:r>
      <w:r w:rsidRPr="0021089C">
        <w:rPr>
          <w:lang w:val="en-US"/>
        </w:rPr>
        <w:t>and</w:t>
      </w:r>
      <w:r w:rsidRPr="0021089C">
        <w:rPr>
          <w:rFonts w:eastAsia="Liberation Serif" w:cs="Liberation Serif"/>
          <w:lang w:val="en-US"/>
        </w:rPr>
        <w:t xml:space="preserve"> </w:t>
      </w:r>
      <w:r w:rsidRPr="0021089C">
        <w:rPr>
          <w:lang w:val="en-US"/>
        </w:rPr>
        <w:t>it</w:t>
      </w:r>
      <w:r w:rsidRPr="0021089C">
        <w:rPr>
          <w:rFonts w:eastAsia="Liberation Serif" w:cs="Liberation Serif"/>
          <w:lang w:val="en-US"/>
        </w:rPr>
        <w:t xml:space="preserve"> </w:t>
      </w:r>
      <w:r w:rsidRPr="0021089C">
        <w:rPr>
          <w:lang w:val="en-US"/>
        </w:rPr>
        <w:t>will</w:t>
      </w:r>
      <w:r w:rsidRPr="0021089C">
        <w:rPr>
          <w:rFonts w:eastAsia="Liberation Serif" w:cs="Liberation Serif"/>
          <w:lang w:val="en-US"/>
        </w:rPr>
        <w:t xml:space="preserve"> </w:t>
      </w:r>
      <w:r w:rsidRPr="0021089C">
        <w:rPr>
          <w:lang w:val="en-US"/>
        </w:rPr>
        <w:t>jump</w:t>
      </w:r>
      <w:r w:rsidRPr="0021089C">
        <w:rPr>
          <w:rFonts w:eastAsia="Liberation Serif" w:cs="Liberation Serif"/>
          <w:lang w:val="en-US"/>
        </w:rPr>
        <w:t xml:space="preserve"> </w:t>
      </w:r>
      <w:r w:rsidRPr="0021089C">
        <w:rPr>
          <w:lang w:val="en-US"/>
        </w:rPr>
        <w:t>in</w:t>
      </w:r>
      <w:r w:rsidRPr="0021089C">
        <w:rPr>
          <w:rFonts w:eastAsia="Liberation Serif" w:cs="Liberation Serif"/>
          <w:lang w:val="en-US"/>
        </w:rPr>
        <w:t xml:space="preserve"> </w:t>
      </w:r>
      <w:r w:rsidRPr="0021089C">
        <w:rPr>
          <w:lang w:val="en-US"/>
        </w:rPr>
        <w:t>this</w:t>
      </w:r>
      <w:r w:rsidRPr="0021089C">
        <w:rPr>
          <w:rFonts w:eastAsia="Liberation Serif" w:cs="Liberation Serif"/>
          <w:lang w:val="en-US"/>
        </w:rPr>
        <w:t xml:space="preserve"> </w:t>
      </w:r>
      <w:r w:rsidRPr="0021089C">
        <w:rPr>
          <w:lang w:val="en-US"/>
        </w:rPr>
        <w:t>direction</w:t>
      </w:r>
      <w:r w:rsidR="000E3C64" w:rsidRPr="0021089C">
        <w:rPr>
          <w:lang w:val="en-US"/>
        </w:rPr>
        <w:t xml:space="preserve"> or destruct the obstacles</w:t>
      </w:r>
      <w:r w:rsidR="00E63BAD" w:rsidRPr="0021089C">
        <w:rPr>
          <w:lang w:val="en-US"/>
        </w:rPr>
        <w:t xml:space="preserve"> if the user said “fire”</w:t>
      </w:r>
      <w:r w:rsidRPr="0021089C">
        <w:rPr>
          <w:lang w:val="en-US"/>
        </w:rPr>
        <w:t>.</w:t>
      </w:r>
      <w:r w:rsidRPr="0021089C">
        <w:rPr>
          <w:rFonts w:eastAsia="Liberation Serif" w:cs="Liberation Serif"/>
          <w:lang w:val="en-US"/>
        </w:rPr>
        <w:t xml:space="preserve"> </w:t>
      </w:r>
    </w:p>
    <w:p w:rsidR="00132842" w:rsidRPr="0021089C" w:rsidRDefault="00C338B7" w:rsidP="0050791A">
      <w:pPr>
        <w:keepNext/>
        <w:jc w:val="center"/>
        <w:rPr>
          <w:lang w:val="en-US"/>
        </w:rPr>
      </w:pPr>
      <w:r w:rsidRPr="0021089C">
        <w:rPr>
          <w:noProof/>
          <w:lang w:val="en-US" w:eastAsia="fr-FR"/>
        </w:rPr>
        <w:drawing>
          <wp:inline distT="0" distB="0" distL="0" distR="0">
            <wp:extent cx="807206" cy="648929"/>
            <wp:effectExtent l="19050" t="0" r="0" b="0"/>
            <wp:docPr id="27" name="Picture 10" descr="G:\ihm\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hm\Capture2.PNG"/>
                    <pic:cNvPicPr>
                      <a:picLocks noChangeAspect="1" noChangeArrowheads="1"/>
                    </pic:cNvPicPr>
                  </pic:nvPicPr>
                  <pic:blipFill>
                    <a:blip r:embed="rId29" cstate="print"/>
                    <a:srcRect l="41132" t="42616" r="46082" b="40084"/>
                    <a:stretch>
                      <a:fillRect/>
                    </a:stretch>
                  </pic:blipFill>
                  <pic:spPr bwMode="auto">
                    <a:xfrm>
                      <a:off x="0" y="0"/>
                      <a:ext cx="808867" cy="650264"/>
                    </a:xfrm>
                    <a:prstGeom prst="rect">
                      <a:avLst/>
                    </a:prstGeom>
                    <a:noFill/>
                    <a:ln w="9525">
                      <a:noFill/>
                      <a:miter lim="800000"/>
                      <a:headEnd/>
                      <a:tailEnd/>
                    </a:ln>
                  </pic:spPr>
                </pic:pic>
              </a:graphicData>
            </a:graphic>
          </wp:inline>
        </w:drawing>
      </w:r>
      <w:r w:rsidR="00EE3FED" w:rsidRPr="0021089C">
        <w:rPr>
          <w:lang w:val="en-US"/>
        </w:rPr>
        <w:t xml:space="preserve">      </w:t>
      </w:r>
      <w:r w:rsidR="0050791A" w:rsidRPr="0021089C">
        <w:rPr>
          <w:noProof/>
          <w:lang w:val="en-US" w:eastAsia="fr-FR"/>
        </w:rPr>
        <w:drawing>
          <wp:inline distT="0" distB="0" distL="0" distR="0">
            <wp:extent cx="1525665" cy="737996"/>
            <wp:effectExtent l="19050" t="0" r="0" b="0"/>
            <wp:docPr id="25" name="Picture 1" descr="https://github.com/jeando/projetS7/blob/master/annexes/ihm/arbre.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eando/projetS7/blob/master/annexes/ihm/arbre.png?raw=true"/>
                    <pic:cNvPicPr>
                      <a:picLocks noChangeAspect="1" noChangeArrowheads="1"/>
                    </pic:cNvPicPr>
                  </pic:nvPicPr>
                  <pic:blipFill>
                    <a:blip r:embed="rId30" cstate="print"/>
                    <a:srcRect l="24338" t="69194" r="70747" b="26592"/>
                    <a:stretch>
                      <a:fillRect/>
                    </a:stretch>
                  </pic:blipFill>
                  <pic:spPr bwMode="auto">
                    <a:xfrm>
                      <a:off x="0" y="0"/>
                      <a:ext cx="1533120" cy="741602"/>
                    </a:xfrm>
                    <a:prstGeom prst="rect">
                      <a:avLst/>
                    </a:prstGeom>
                    <a:noFill/>
                    <a:ln w="9525">
                      <a:noFill/>
                      <a:miter lim="800000"/>
                      <a:headEnd/>
                      <a:tailEnd/>
                    </a:ln>
                  </pic:spPr>
                </pic:pic>
              </a:graphicData>
            </a:graphic>
          </wp:inline>
        </w:drawing>
      </w:r>
      <w:r w:rsidR="00692916" w:rsidRPr="0021089C">
        <w:rPr>
          <w:lang w:val="en-US"/>
        </w:rPr>
        <w:t xml:space="preserve"> </w:t>
      </w:r>
    </w:p>
    <w:p w:rsidR="00C338B7" w:rsidRPr="0021089C" w:rsidRDefault="00132842" w:rsidP="00132842">
      <w:pPr>
        <w:rPr>
          <w:rFonts w:eastAsia="Liberation Serif" w:cs="Liberation Serif"/>
          <w:lang w:val="en-US"/>
        </w:rPr>
      </w:pPr>
      <w:r w:rsidRPr="0021089C">
        <w:rPr>
          <w:lang w:val="en-US"/>
        </w:rPr>
        <w:t>It's</w:t>
      </w:r>
      <w:r w:rsidRPr="0021089C">
        <w:rPr>
          <w:rFonts w:eastAsia="Liberation Serif" w:cs="Liberation Serif"/>
          <w:lang w:val="en-US"/>
        </w:rPr>
        <w:t xml:space="preserve"> </w:t>
      </w:r>
      <w:r w:rsidRPr="0021089C">
        <w:rPr>
          <w:lang w:val="en-US"/>
        </w:rPr>
        <w:t>possible</w:t>
      </w:r>
      <w:r w:rsidRPr="0021089C">
        <w:rPr>
          <w:rFonts w:eastAsia="Liberation Serif" w:cs="Liberation Serif"/>
          <w:lang w:val="en-US"/>
        </w:rPr>
        <w:t xml:space="preserve"> </w:t>
      </w:r>
      <w:r w:rsidRPr="0021089C">
        <w:rPr>
          <w:lang w:val="en-US"/>
        </w:rPr>
        <w:t>to</w:t>
      </w:r>
      <w:r w:rsidRPr="0021089C">
        <w:rPr>
          <w:rFonts w:eastAsia="Liberation Serif" w:cs="Liberation Serif"/>
          <w:lang w:val="en-US"/>
        </w:rPr>
        <w:t xml:space="preserve"> </w:t>
      </w:r>
      <w:r w:rsidRPr="0021089C">
        <w:rPr>
          <w:lang w:val="en-US"/>
        </w:rPr>
        <w:t>say</w:t>
      </w:r>
      <w:r w:rsidRPr="0021089C">
        <w:rPr>
          <w:rFonts w:eastAsia="Liberation Serif" w:cs="Liberation Serif"/>
          <w:lang w:val="en-US"/>
        </w:rPr>
        <w:t xml:space="preserve"> </w:t>
      </w:r>
      <w:r w:rsidRPr="0021089C">
        <w:rPr>
          <w:lang w:val="en-US"/>
        </w:rPr>
        <w:t>the</w:t>
      </w:r>
      <w:r w:rsidRPr="0021089C">
        <w:rPr>
          <w:rFonts w:eastAsia="Liberation Serif" w:cs="Liberation Serif"/>
          <w:lang w:val="en-US"/>
        </w:rPr>
        <w:t xml:space="preserve"> </w:t>
      </w:r>
      <w:r w:rsidRPr="0021089C">
        <w:rPr>
          <w:lang w:val="en-US"/>
        </w:rPr>
        <w:t>wrong</w:t>
      </w:r>
      <w:r w:rsidRPr="0021089C">
        <w:rPr>
          <w:rFonts w:eastAsia="Liberation Serif" w:cs="Liberation Serif"/>
          <w:lang w:val="en-US"/>
        </w:rPr>
        <w:t xml:space="preserve"> </w:t>
      </w:r>
      <w:r w:rsidR="00F560EF" w:rsidRPr="0021089C">
        <w:rPr>
          <w:lang w:val="en-US"/>
        </w:rPr>
        <w:t xml:space="preserve">direction, </w:t>
      </w:r>
      <w:r w:rsidRPr="0021089C">
        <w:rPr>
          <w:lang w:val="en-US"/>
        </w:rPr>
        <w:t>in</w:t>
      </w:r>
      <w:r w:rsidRPr="0021089C">
        <w:rPr>
          <w:rFonts w:eastAsia="Liberation Serif" w:cs="Liberation Serif"/>
          <w:lang w:val="en-US"/>
        </w:rPr>
        <w:t xml:space="preserve"> </w:t>
      </w:r>
      <w:r w:rsidRPr="0021089C">
        <w:rPr>
          <w:lang w:val="en-US"/>
        </w:rPr>
        <w:t>this case</w:t>
      </w:r>
      <w:r w:rsidRPr="0021089C">
        <w:rPr>
          <w:rFonts w:eastAsia="Liberation Serif" w:cs="Liberation Serif"/>
          <w:lang w:val="en-US"/>
        </w:rPr>
        <w:t xml:space="preserve"> </w:t>
      </w:r>
      <w:r w:rsidRPr="0021089C">
        <w:rPr>
          <w:lang w:val="en-US"/>
        </w:rPr>
        <w:t>the</w:t>
      </w:r>
      <w:r w:rsidRPr="0021089C">
        <w:rPr>
          <w:rFonts w:eastAsia="Liberation Serif" w:cs="Liberation Serif"/>
          <w:lang w:val="en-US"/>
        </w:rPr>
        <w:t xml:space="preserve"> </w:t>
      </w:r>
      <w:r w:rsidRPr="0021089C">
        <w:rPr>
          <w:lang w:val="en-US"/>
        </w:rPr>
        <w:t>frog</w:t>
      </w:r>
      <w:r w:rsidRPr="0021089C">
        <w:rPr>
          <w:rFonts w:eastAsia="Liberation Serif" w:cs="Liberation Serif"/>
          <w:lang w:val="en-US"/>
        </w:rPr>
        <w:t xml:space="preserve"> </w:t>
      </w:r>
      <w:r w:rsidRPr="0021089C">
        <w:rPr>
          <w:lang w:val="en-US"/>
        </w:rPr>
        <w:t>will</w:t>
      </w:r>
      <w:r w:rsidRPr="0021089C">
        <w:rPr>
          <w:rFonts w:eastAsia="Liberation Serif" w:cs="Liberation Serif"/>
          <w:lang w:val="en-US"/>
        </w:rPr>
        <w:t xml:space="preserve"> </w:t>
      </w:r>
      <w:r w:rsidRPr="0021089C">
        <w:rPr>
          <w:lang w:val="en-US"/>
        </w:rPr>
        <w:t>turn</w:t>
      </w:r>
      <w:r w:rsidRPr="0021089C">
        <w:rPr>
          <w:rFonts w:eastAsia="Liberation Serif" w:cs="Liberation Serif"/>
          <w:lang w:val="en-US"/>
        </w:rPr>
        <w:t xml:space="preserve"> </w:t>
      </w:r>
      <w:r w:rsidRPr="0021089C">
        <w:rPr>
          <w:lang w:val="en-US"/>
        </w:rPr>
        <w:t>in</w:t>
      </w:r>
      <w:r w:rsidRPr="0021089C">
        <w:rPr>
          <w:rFonts w:eastAsia="Liberation Serif" w:cs="Liberation Serif"/>
          <w:lang w:val="en-US"/>
        </w:rPr>
        <w:t xml:space="preserve"> </w:t>
      </w:r>
      <w:r w:rsidRPr="0021089C">
        <w:rPr>
          <w:lang w:val="en-US"/>
        </w:rPr>
        <w:t>red</w:t>
      </w:r>
      <w:r w:rsidRPr="0021089C">
        <w:rPr>
          <w:rFonts w:eastAsia="Liberation Serif" w:cs="Liberation Serif"/>
          <w:lang w:val="en-US"/>
        </w:rPr>
        <w:t xml:space="preserve"> </w:t>
      </w:r>
      <w:r w:rsidR="00F560EF" w:rsidRPr="0021089C">
        <w:rPr>
          <w:rFonts w:eastAsia="Liberation Serif" w:cs="Liberation Serif"/>
          <w:lang w:val="en-US"/>
        </w:rPr>
        <w:t>(</w:t>
      </w:r>
      <w:r w:rsidRPr="0021089C">
        <w:rPr>
          <w:lang w:val="en-US"/>
        </w:rPr>
        <w:t>because</w:t>
      </w:r>
      <w:r w:rsidRPr="0021089C">
        <w:rPr>
          <w:rFonts w:eastAsia="Liberation Serif" w:cs="Liberation Serif"/>
          <w:lang w:val="en-US"/>
        </w:rPr>
        <w:t xml:space="preserve"> </w:t>
      </w:r>
      <w:r w:rsidRPr="0021089C">
        <w:rPr>
          <w:lang w:val="en-US"/>
        </w:rPr>
        <w:t>it's</w:t>
      </w:r>
      <w:r w:rsidRPr="0021089C">
        <w:rPr>
          <w:rFonts w:eastAsia="Liberation Serif" w:cs="Liberation Serif"/>
          <w:lang w:val="en-US"/>
        </w:rPr>
        <w:t xml:space="preserve"> </w:t>
      </w:r>
      <w:r w:rsidRPr="0021089C">
        <w:rPr>
          <w:lang w:val="en-US"/>
        </w:rPr>
        <w:t>really</w:t>
      </w:r>
      <w:r w:rsidRPr="0021089C">
        <w:rPr>
          <w:rFonts w:eastAsia="Liberation Serif" w:cs="Liberation Serif"/>
          <w:lang w:val="en-US"/>
        </w:rPr>
        <w:t xml:space="preserve"> </w:t>
      </w:r>
      <w:r w:rsidRPr="0021089C">
        <w:rPr>
          <w:lang w:val="en-US"/>
        </w:rPr>
        <w:t>painful</w:t>
      </w:r>
      <w:r w:rsidRPr="0021089C">
        <w:rPr>
          <w:rFonts w:eastAsia="Liberation Serif" w:cs="Liberation Serif"/>
          <w:lang w:val="en-US"/>
        </w:rPr>
        <w:t xml:space="preserve"> </w:t>
      </w:r>
      <w:r w:rsidRPr="0021089C">
        <w:rPr>
          <w:lang w:val="en-US"/>
        </w:rPr>
        <w:t>to</w:t>
      </w:r>
      <w:r w:rsidRPr="0021089C">
        <w:rPr>
          <w:rFonts w:eastAsia="Liberation Serif" w:cs="Liberation Serif"/>
          <w:lang w:val="en-US"/>
        </w:rPr>
        <w:t xml:space="preserve"> </w:t>
      </w:r>
      <w:r w:rsidRPr="0021089C">
        <w:rPr>
          <w:lang w:val="en-US"/>
        </w:rPr>
        <w:t>hit</w:t>
      </w:r>
      <w:r w:rsidRPr="0021089C">
        <w:rPr>
          <w:rFonts w:eastAsia="Liberation Serif" w:cs="Liberation Serif"/>
          <w:lang w:val="en-US"/>
        </w:rPr>
        <w:t xml:space="preserve"> </w:t>
      </w:r>
      <w:r w:rsidRPr="0021089C">
        <w:rPr>
          <w:lang w:val="en-US"/>
        </w:rPr>
        <w:t>a</w:t>
      </w:r>
      <w:r w:rsidRPr="0021089C">
        <w:rPr>
          <w:rFonts w:eastAsia="Liberation Serif" w:cs="Liberation Serif"/>
          <w:lang w:val="en-US"/>
        </w:rPr>
        <w:t xml:space="preserve"> </w:t>
      </w:r>
      <w:r w:rsidRPr="0021089C">
        <w:rPr>
          <w:lang w:val="en-US"/>
        </w:rPr>
        <w:t>wall</w:t>
      </w:r>
      <w:r w:rsidR="00F560EF" w:rsidRPr="0021089C">
        <w:rPr>
          <w:lang w:val="en-US"/>
        </w:rPr>
        <w:t>) but it won’t move</w:t>
      </w:r>
      <w:r w:rsidRPr="0021089C">
        <w:rPr>
          <w:lang w:val="en-US"/>
        </w:rPr>
        <w:t>.</w:t>
      </w:r>
      <w:r w:rsidRPr="0021089C">
        <w:rPr>
          <w:rFonts w:eastAsia="Liberation Serif" w:cs="Liberation Serif"/>
          <w:lang w:val="en-US"/>
        </w:rPr>
        <w:t xml:space="preserve"> </w:t>
      </w:r>
    </w:p>
    <w:p w:rsidR="00132842" w:rsidRPr="0021089C" w:rsidRDefault="00C338B7" w:rsidP="00C338B7">
      <w:pPr>
        <w:jc w:val="center"/>
        <w:rPr>
          <w:rFonts w:eastAsia="Liberation Serif" w:cs="Liberation Serif"/>
          <w:lang w:val="en-US"/>
        </w:rPr>
      </w:pPr>
      <w:r w:rsidRPr="0021089C">
        <w:rPr>
          <w:rFonts w:eastAsia="Liberation Serif" w:cs="Liberation Serif"/>
          <w:noProof/>
          <w:lang w:val="en-US" w:eastAsia="fr-FR"/>
        </w:rPr>
        <w:drawing>
          <wp:inline distT="0" distB="0" distL="0" distR="0">
            <wp:extent cx="783557" cy="688258"/>
            <wp:effectExtent l="19050" t="0" r="0" b="0"/>
            <wp:docPr id="29" name="Picture 11" descr="G:\ihm\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hm\Capture.PNG"/>
                    <pic:cNvPicPr>
                      <a:picLocks noChangeAspect="1" noChangeArrowheads="1"/>
                    </pic:cNvPicPr>
                  </pic:nvPicPr>
                  <pic:blipFill>
                    <a:blip r:embed="rId31" cstate="print"/>
                    <a:srcRect l="41663" t="39441" r="44878" b="40373"/>
                    <a:stretch>
                      <a:fillRect/>
                    </a:stretch>
                  </pic:blipFill>
                  <pic:spPr bwMode="auto">
                    <a:xfrm>
                      <a:off x="0" y="0"/>
                      <a:ext cx="783556" cy="688257"/>
                    </a:xfrm>
                    <a:prstGeom prst="rect">
                      <a:avLst/>
                    </a:prstGeom>
                    <a:noFill/>
                    <a:ln w="9525">
                      <a:noFill/>
                      <a:miter lim="800000"/>
                      <a:headEnd/>
                      <a:tailEnd/>
                    </a:ln>
                  </pic:spPr>
                </pic:pic>
              </a:graphicData>
            </a:graphic>
          </wp:inline>
        </w:drawing>
      </w:r>
    </w:p>
    <w:p w:rsidR="000266D7" w:rsidRPr="0021089C" w:rsidRDefault="000266D7" w:rsidP="000266D7">
      <w:pPr>
        <w:pStyle w:val="Heading1"/>
        <w:rPr>
          <w:lang w:val="en-US"/>
        </w:rPr>
      </w:pPr>
      <w:bookmarkStart w:id="119" w:name="_Toc346722079"/>
      <w:r w:rsidRPr="0021089C">
        <w:rPr>
          <w:lang w:val="en-US"/>
        </w:rPr>
        <w:lastRenderedPageBreak/>
        <w:t>Conclusion</w:t>
      </w:r>
      <w:bookmarkEnd w:id="119"/>
    </w:p>
    <w:p w:rsidR="001C064E" w:rsidRPr="0021089C" w:rsidRDefault="001C064E">
      <w:pPr>
        <w:rPr>
          <w:lang w:val="en-US"/>
        </w:rPr>
      </w:pPr>
    </w:p>
    <w:p w:rsidR="00166115" w:rsidRPr="0021089C" w:rsidRDefault="00575B66" w:rsidP="00D55A1F">
      <w:pPr>
        <w:tabs>
          <w:tab w:val="left" w:pos="709"/>
        </w:tabs>
        <w:rPr>
          <w:lang w:val="en-US"/>
        </w:rPr>
      </w:pPr>
      <w:r w:rsidRPr="0021089C">
        <w:rPr>
          <w:lang w:val="en-US"/>
        </w:rPr>
        <w:tab/>
      </w:r>
      <w:r w:rsidR="00166115" w:rsidRPr="0021089C">
        <w:rPr>
          <w:lang w:val="en-US"/>
        </w:rPr>
        <w:t xml:space="preserve">All along this project, we discovered the world of word recognition and the way to apply </w:t>
      </w:r>
      <w:r w:rsidR="00B10406" w:rsidRPr="0021089C">
        <w:rPr>
          <w:lang w:val="en-US"/>
        </w:rPr>
        <w:t xml:space="preserve">our knowledge </w:t>
      </w:r>
      <w:r w:rsidR="00166115" w:rsidRPr="0021089C">
        <w:rPr>
          <w:lang w:val="en-US"/>
        </w:rPr>
        <w:t>on this field.</w:t>
      </w:r>
    </w:p>
    <w:p w:rsidR="00EF40DE" w:rsidRPr="0021089C" w:rsidRDefault="007162AD" w:rsidP="002A0325">
      <w:pPr>
        <w:tabs>
          <w:tab w:val="left" w:pos="1363"/>
        </w:tabs>
        <w:rPr>
          <w:lang w:val="en-US"/>
        </w:rPr>
      </w:pPr>
      <w:r w:rsidRPr="0021089C">
        <w:rPr>
          <w:lang w:val="en-US"/>
        </w:rPr>
        <w:t>Firstly</w:t>
      </w:r>
      <w:r w:rsidR="00166115" w:rsidRPr="0021089C">
        <w:rPr>
          <w:lang w:val="en-US"/>
        </w:rPr>
        <w:t>, this project has enabled us to apply our NSP course (Numeric Signal Processing</w:t>
      </w:r>
      <w:r w:rsidR="00B10406" w:rsidRPr="0021089C">
        <w:rPr>
          <w:lang w:val="en-US"/>
        </w:rPr>
        <w:t>, TNS</w:t>
      </w:r>
      <w:r w:rsidR="00166115" w:rsidRPr="0021089C">
        <w:rPr>
          <w:lang w:val="en-US"/>
        </w:rPr>
        <w:t>): even before trying to recognize a word in a signal, we have to treat it in order to keep the most interesting parts where we will apply our recognition algorithms.</w:t>
      </w:r>
    </w:p>
    <w:p w:rsidR="0007071F" w:rsidRPr="0021089C" w:rsidRDefault="007162AD" w:rsidP="000C6175">
      <w:pPr>
        <w:tabs>
          <w:tab w:val="left" w:pos="1363"/>
        </w:tabs>
        <w:rPr>
          <w:lang w:val="en-US"/>
        </w:rPr>
      </w:pPr>
      <w:r w:rsidRPr="0021089C">
        <w:rPr>
          <w:lang w:val="en-US"/>
        </w:rPr>
        <w:t>On the second hand, this project has enabled us to discovered some recognition algorithms (like hidden Markov models or dynamic time warping) and apply them on word recognition</w:t>
      </w:r>
      <w:r w:rsidR="004901A5" w:rsidRPr="0021089C">
        <w:rPr>
          <w:lang w:val="en-US"/>
        </w:rPr>
        <w:t xml:space="preserve"> and spectrograms</w:t>
      </w:r>
      <w:r w:rsidRPr="0021089C">
        <w:rPr>
          <w:lang w:val="en-US"/>
        </w:rPr>
        <w:t>.</w:t>
      </w:r>
      <w:r w:rsidR="005117D9" w:rsidRPr="0021089C">
        <w:rPr>
          <w:lang w:val="en-US"/>
        </w:rPr>
        <w:t xml:space="preserve"> These algorithms were a way for us to apply our </w:t>
      </w:r>
      <w:r w:rsidR="00292CCB" w:rsidRPr="0021089C">
        <w:rPr>
          <w:lang w:val="en-US"/>
        </w:rPr>
        <w:t>knowledge in “</w:t>
      </w:r>
      <w:proofErr w:type="spellStart"/>
      <w:r w:rsidR="00D57827" w:rsidRPr="0021089C">
        <w:rPr>
          <w:lang w:val="en-US"/>
        </w:rPr>
        <w:t>In</w:t>
      </w:r>
      <w:r w:rsidR="00292CCB" w:rsidRPr="0021089C">
        <w:rPr>
          <w:lang w:val="en-US"/>
        </w:rPr>
        <w:t>fographie</w:t>
      </w:r>
      <w:proofErr w:type="spellEnd"/>
      <w:r w:rsidR="00292CCB" w:rsidRPr="0021089C">
        <w:rPr>
          <w:lang w:val="en-US"/>
        </w:rPr>
        <w:t>” (image recognition</w:t>
      </w:r>
      <w:r w:rsidR="0007071F" w:rsidRPr="0021089C">
        <w:rPr>
          <w:lang w:val="en-US"/>
        </w:rPr>
        <w:t xml:space="preserve"> and learning algorithms</w:t>
      </w:r>
      <w:r w:rsidR="00292CCB" w:rsidRPr="0021089C">
        <w:rPr>
          <w:lang w:val="en-US"/>
        </w:rPr>
        <w:t>)</w:t>
      </w:r>
      <w:r w:rsidR="00560C26" w:rsidRPr="0021089C">
        <w:rPr>
          <w:lang w:val="en-US"/>
        </w:rPr>
        <w:t xml:space="preserve"> because we applied them on </w:t>
      </w:r>
      <w:r w:rsidR="000C6175" w:rsidRPr="0021089C">
        <w:rPr>
          <w:lang w:val="en-US"/>
        </w:rPr>
        <w:t>spectrograms which</w:t>
      </w:r>
      <w:r w:rsidR="00560C26" w:rsidRPr="0021089C">
        <w:rPr>
          <w:lang w:val="en-US"/>
        </w:rPr>
        <w:t xml:space="preserve"> </w:t>
      </w:r>
      <w:r w:rsidR="000C6175" w:rsidRPr="0021089C">
        <w:rPr>
          <w:lang w:val="en-US"/>
        </w:rPr>
        <w:t>are an image representation of the signal.</w:t>
      </w:r>
    </w:p>
    <w:p w:rsidR="00BC2562" w:rsidRPr="0021089C" w:rsidRDefault="0007071F" w:rsidP="00A41692">
      <w:pPr>
        <w:tabs>
          <w:tab w:val="left" w:pos="1363"/>
        </w:tabs>
        <w:rPr>
          <w:lang w:val="en-US"/>
        </w:rPr>
      </w:pPr>
      <w:r w:rsidRPr="0021089C">
        <w:rPr>
          <w:lang w:val="en-US"/>
        </w:rPr>
        <w:t xml:space="preserve">Therefore, this project enabled us to deepen our knowledge and understanding of the field words recognition. But, it also enabled us to improve our skills in C++ and multi-thread programming. </w:t>
      </w:r>
      <w:r w:rsidR="00A41692" w:rsidRPr="0021089C">
        <w:rPr>
          <w:lang w:val="en-US"/>
        </w:rPr>
        <w:t xml:space="preserve">Indeed, </w:t>
      </w:r>
      <w:r w:rsidR="00BC2562" w:rsidRPr="0021089C">
        <w:rPr>
          <w:lang w:val="en-US"/>
        </w:rPr>
        <w:t xml:space="preserve">we had to manage and treat several events at the same </w:t>
      </w:r>
      <w:r w:rsidR="00C66EBE" w:rsidRPr="0021089C">
        <w:rPr>
          <w:lang w:val="en-US"/>
        </w:rPr>
        <w:t xml:space="preserve">time </w:t>
      </w:r>
      <w:r w:rsidR="00BC2562" w:rsidRPr="0021089C">
        <w:rPr>
          <w:lang w:val="en-US"/>
        </w:rPr>
        <w:t>to make our word recognition program and our game faster and efficient.</w:t>
      </w:r>
    </w:p>
    <w:p w:rsidR="00B6122A" w:rsidRPr="0021089C" w:rsidRDefault="00B6122A" w:rsidP="00A41692">
      <w:pPr>
        <w:tabs>
          <w:tab w:val="left" w:pos="1363"/>
        </w:tabs>
        <w:rPr>
          <w:lang w:val="en-US"/>
        </w:rPr>
      </w:pPr>
      <w:r w:rsidRPr="0021089C">
        <w:rPr>
          <w:lang w:val="en-US"/>
        </w:rPr>
        <w:t>To conclude, we can say that this project was very interesting and we learn a lot of things doing it. However, our algorithms are not efficient enough to be applied on a complete vocabulary: it works only on small ones. So, if someone else wants to improve our word recognition, he could ameliorate the existent algorithm or change it with the hidden Markov model that is better for big vocabularies.</w:t>
      </w:r>
    </w:p>
    <w:p w:rsidR="00EF40DE" w:rsidRPr="0021089C" w:rsidRDefault="00EF40DE" w:rsidP="00A41692">
      <w:pPr>
        <w:tabs>
          <w:tab w:val="left" w:pos="1363"/>
        </w:tabs>
        <w:rPr>
          <w:lang w:val="en-US"/>
        </w:rPr>
      </w:pPr>
      <w:r w:rsidRPr="0021089C">
        <w:rPr>
          <w:lang w:val="en-US"/>
        </w:rPr>
        <w:br w:type="page"/>
      </w:r>
    </w:p>
    <w:p w:rsidR="00EF40DE" w:rsidRPr="0021089C" w:rsidRDefault="00EF40DE" w:rsidP="00EF40DE">
      <w:pPr>
        <w:pStyle w:val="Heading1"/>
        <w:rPr>
          <w:lang w:val="en-US"/>
        </w:rPr>
      </w:pPr>
      <w:bookmarkStart w:id="120" w:name="_Toc346722080"/>
      <w:r w:rsidRPr="0021089C">
        <w:rPr>
          <w:lang w:val="en-US"/>
        </w:rPr>
        <w:lastRenderedPageBreak/>
        <w:t>Appendices</w:t>
      </w:r>
      <w:bookmarkEnd w:id="120"/>
    </w:p>
    <w:p w:rsidR="00EF40DE" w:rsidRPr="0021089C" w:rsidRDefault="00EF40DE" w:rsidP="00EF40DE">
      <w:pPr>
        <w:pStyle w:val="Heading2"/>
        <w:numPr>
          <w:ilvl w:val="0"/>
          <w:numId w:val="7"/>
        </w:numPr>
        <w:rPr>
          <w:lang w:val="en-US"/>
        </w:rPr>
      </w:pPr>
      <w:bookmarkStart w:id="121" w:name="_Toc346722081"/>
      <w:r w:rsidRPr="0021089C">
        <w:rPr>
          <w:lang w:val="en-US"/>
        </w:rPr>
        <w:t>Log book</w:t>
      </w:r>
      <w:bookmarkEnd w:id="121"/>
    </w:p>
    <w:p w:rsidR="00EF40DE" w:rsidRPr="0021089C" w:rsidRDefault="00EF40DE" w:rsidP="00EF40DE">
      <w:pPr>
        <w:rPr>
          <w:lang w:val="en-US"/>
        </w:rPr>
      </w:pPr>
      <w:r w:rsidRPr="0021089C">
        <w:rPr>
          <w:noProof/>
          <w:lang w:val="en-US" w:eastAsia="fr-FR"/>
        </w:rPr>
        <w:drawing>
          <wp:inline distT="0" distB="0" distL="0" distR="0">
            <wp:extent cx="5547088" cy="7350578"/>
            <wp:effectExtent l="76200" t="19050" r="72662" b="40822"/>
            <wp:docPr id="1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EF40DE" w:rsidRPr="0021089C" w:rsidRDefault="00EF40DE" w:rsidP="00EF40DE">
      <w:pPr>
        <w:rPr>
          <w:lang w:val="en-US"/>
        </w:rPr>
      </w:pPr>
      <w:r w:rsidRPr="0021089C">
        <w:rPr>
          <w:lang w:val="en-US"/>
        </w:rPr>
        <w:t>M = Marie / JP = Jean-Paul / JD = Jean-Dominique</w:t>
      </w:r>
    </w:p>
    <w:p w:rsidR="00EF40DE" w:rsidRPr="0021089C" w:rsidRDefault="00EF40DE" w:rsidP="00EF40DE">
      <w:pPr>
        <w:pStyle w:val="Heading2"/>
        <w:numPr>
          <w:ilvl w:val="0"/>
          <w:numId w:val="7"/>
        </w:numPr>
        <w:rPr>
          <w:lang w:val="en-US"/>
        </w:rPr>
      </w:pPr>
      <w:bookmarkStart w:id="122" w:name="_Toc346722082"/>
      <w:r w:rsidRPr="0021089C">
        <w:rPr>
          <w:lang w:val="en-US"/>
        </w:rPr>
        <w:lastRenderedPageBreak/>
        <w:t>Intended plan:</w:t>
      </w:r>
      <w:bookmarkEnd w:id="122"/>
    </w:p>
    <w:p w:rsidR="00EF40DE" w:rsidRPr="0021089C" w:rsidRDefault="00EF40DE" w:rsidP="00EF40DE">
      <w:pPr>
        <w:rPr>
          <w:lang w:val="en-US"/>
        </w:rPr>
      </w:pPr>
    </w:p>
    <w:p w:rsidR="00EF40DE" w:rsidRPr="0021089C" w:rsidRDefault="00EF40DE" w:rsidP="00EF40DE">
      <w:pPr>
        <w:pStyle w:val="ListParagraph"/>
        <w:numPr>
          <w:ilvl w:val="0"/>
          <w:numId w:val="1"/>
        </w:numPr>
        <w:rPr>
          <w:lang w:val="en-US"/>
        </w:rPr>
      </w:pPr>
      <w:r w:rsidRPr="0021089C">
        <w:rPr>
          <w:lang w:val="en-US"/>
        </w:rPr>
        <w:t>Sound treatment</w:t>
      </w:r>
    </w:p>
    <w:p w:rsidR="00EF40DE" w:rsidRPr="0021089C" w:rsidRDefault="00EF40DE" w:rsidP="00EF40DE">
      <w:pPr>
        <w:pStyle w:val="ListParagraph"/>
        <w:numPr>
          <w:ilvl w:val="1"/>
          <w:numId w:val="1"/>
        </w:numPr>
        <w:rPr>
          <w:lang w:val="en-US"/>
        </w:rPr>
      </w:pPr>
      <w:r w:rsidRPr="0021089C">
        <w:rPr>
          <w:lang w:val="en-US"/>
        </w:rPr>
        <w:t>Sound recording (complete word)</w:t>
      </w:r>
    </w:p>
    <w:p w:rsidR="00EF40DE" w:rsidRPr="0021089C" w:rsidRDefault="00EF40DE" w:rsidP="00EF40DE">
      <w:pPr>
        <w:pStyle w:val="ListParagraph"/>
        <w:numPr>
          <w:ilvl w:val="1"/>
          <w:numId w:val="1"/>
        </w:numPr>
        <w:rPr>
          <w:lang w:val="en-US"/>
        </w:rPr>
      </w:pPr>
      <w:r w:rsidRPr="0021089C">
        <w:rPr>
          <w:lang w:val="en-US"/>
        </w:rPr>
        <w:t>Auto-correlation</w:t>
      </w:r>
    </w:p>
    <w:p w:rsidR="00EF40DE" w:rsidRPr="0021089C" w:rsidRDefault="00EF40DE" w:rsidP="00EF40DE">
      <w:pPr>
        <w:pStyle w:val="ListParagraph"/>
        <w:numPr>
          <w:ilvl w:val="1"/>
          <w:numId w:val="1"/>
        </w:numPr>
        <w:rPr>
          <w:lang w:val="en-US"/>
        </w:rPr>
      </w:pPr>
      <w:r w:rsidRPr="0021089C">
        <w:rPr>
          <w:lang w:val="en-US"/>
        </w:rPr>
        <w:t>Time split in slices of 20/30 ms, for all times</w:t>
      </w:r>
    </w:p>
    <w:p w:rsidR="00EF40DE" w:rsidRPr="0021089C" w:rsidRDefault="00EF40DE" w:rsidP="00EF40DE">
      <w:pPr>
        <w:pStyle w:val="ListParagraph"/>
        <w:numPr>
          <w:ilvl w:val="1"/>
          <w:numId w:val="1"/>
        </w:numPr>
        <w:rPr>
          <w:lang w:val="en-US"/>
        </w:rPr>
      </w:pPr>
      <w:r w:rsidRPr="0021089C">
        <w:rPr>
          <w:lang w:val="en-US"/>
        </w:rPr>
        <w:t xml:space="preserve">Fourier transformation for all slices </w:t>
      </w:r>
      <w:r w:rsidRPr="0021089C">
        <w:rPr>
          <w:lang w:val="en-US"/>
        </w:rPr>
        <w:sym w:font="Wingdings" w:char="F0E8"/>
      </w:r>
      <w:r w:rsidRPr="0021089C">
        <w:rPr>
          <w:lang w:val="en-US"/>
        </w:rPr>
        <w:t xml:space="preserve"> put together in a spectrogram (matrix)</w:t>
      </w:r>
    </w:p>
    <w:p w:rsidR="00EF40DE" w:rsidRPr="0021089C" w:rsidRDefault="00EF40DE" w:rsidP="00EF40DE">
      <w:pPr>
        <w:pStyle w:val="ListParagraph"/>
        <w:numPr>
          <w:ilvl w:val="0"/>
          <w:numId w:val="1"/>
        </w:numPr>
        <w:rPr>
          <w:lang w:val="en-US"/>
        </w:rPr>
      </w:pPr>
      <w:r w:rsidRPr="0021089C">
        <w:rPr>
          <w:lang w:val="en-US"/>
        </w:rPr>
        <w:t xml:space="preserve">Learning (problem of </w:t>
      </w:r>
      <w:proofErr w:type="spellStart"/>
      <w:r w:rsidRPr="0021089C">
        <w:rPr>
          <w:lang w:val="en-US"/>
        </w:rPr>
        <w:t>Bakis</w:t>
      </w:r>
      <w:proofErr w:type="spellEnd"/>
      <w:r w:rsidRPr="0021089C">
        <w:rPr>
          <w:lang w:val="en-US"/>
        </w:rPr>
        <w:t xml:space="preserve"> / Hidden Markov/ Dynamic Time Warping)</w:t>
      </w:r>
    </w:p>
    <w:p w:rsidR="00EF40DE" w:rsidRPr="0021089C" w:rsidRDefault="00EF40DE" w:rsidP="00EF40DE">
      <w:pPr>
        <w:pStyle w:val="ListParagraph"/>
        <w:numPr>
          <w:ilvl w:val="1"/>
          <w:numId w:val="1"/>
        </w:numPr>
        <w:rPr>
          <w:lang w:val="en-US"/>
        </w:rPr>
      </w:pPr>
      <w:r w:rsidRPr="0021089C">
        <w:rPr>
          <w:lang w:val="en-US"/>
        </w:rPr>
        <w:t xml:space="preserve">Frequencies scaling: 20 significant points (Mel scale </w:t>
      </w:r>
      <w:r w:rsidRPr="0021089C">
        <w:rPr>
          <w:lang w:val="en-US"/>
        </w:rPr>
        <w:sym w:font="Wingdings" w:char="F0E8"/>
      </w:r>
      <w:r w:rsidRPr="0021089C">
        <w:rPr>
          <w:lang w:val="en-US"/>
        </w:rPr>
        <w:t xml:space="preserve"> assign importance to some frequencies</w:t>
      </w:r>
      <w:proofErr w:type="gramStart"/>
      <w:r w:rsidRPr="0021089C">
        <w:rPr>
          <w:lang w:val="en-US"/>
        </w:rPr>
        <w:t>)</w:t>
      </w:r>
      <w:proofErr w:type="gramEnd"/>
      <w:r w:rsidRPr="0021089C">
        <w:rPr>
          <w:lang w:val="en-US"/>
        </w:rPr>
        <w:br/>
        <w:t>Not compare the 1</w:t>
      </w:r>
      <w:r w:rsidRPr="0021089C">
        <w:rPr>
          <w:vertAlign w:val="superscript"/>
          <w:lang w:val="en-US"/>
        </w:rPr>
        <w:t>st</w:t>
      </w:r>
      <w:r w:rsidRPr="0021089C">
        <w:rPr>
          <w:lang w:val="en-US"/>
        </w:rPr>
        <w:t xml:space="preserve"> with the 1</w:t>
      </w:r>
      <w:r w:rsidRPr="0021089C">
        <w:rPr>
          <w:vertAlign w:val="superscript"/>
          <w:lang w:val="en-US"/>
        </w:rPr>
        <w:t>st</w:t>
      </w:r>
      <w:r w:rsidRPr="0021089C">
        <w:rPr>
          <w:lang w:val="en-US"/>
        </w:rPr>
        <w:t>, it could exist some needed translations or  insignificant isolated elements.</w:t>
      </w:r>
    </w:p>
    <w:p w:rsidR="00EF40DE" w:rsidRPr="0021089C" w:rsidRDefault="00EF40DE" w:rsidP="00EF40DE">
      <w:pPr>
        <w:pStyle w:val="ListParagraph"/>
        <w:numPr>
          <w:ilvl w:val="1"/>
          <w:numId w:val="1"/>
        </w:numPr>
        <w:rPr>
          <w:lang w:val="en-US"/>
        </w:rPr>
      </w:pPr>
      <w:r w:rsidRPr="0021089C">
        <w:rPr>
          <w:lang w:val="en-US"/>
        </w:rPr>
        <w:t>Comparison: « compare most similar words », eventually if we have a great vocabulary, begin with a leak sort.</w:t>
      </w:r>
      <w:r w:rsidRPr="0021089C">
        <w:rPr>
          <w:lang w:val="en-US"/>
        </w:rPr>
        <w:br/>
        <w:t>ex : in French, 6/10</w:t>
      </w:r>
      <w:r w:rsidRPr="0021089C">
        <w:rPr>
          <w:lang w:val="en-US"/>
        </w:rPr>
        <w:br/>
        <w:t>S-</w:t>
      </w:r>
      <w:r w:rsidRPr="0021089C">
        <w:rPr>
          <w:highlight w:val="yellow"/>
          <w:lang w:val="en-US"/>
        </w:rPr>
        <w:t>I-S</w:t>
      </w:r>
      <w:r w:rsidRPr="0021089C">
        <w:rPr>
          <w:lang w:val="en-US"/>
        </w:rPr>
        <w:t xml:space="preserve"> </w:t>
      </w:r>
      <w:r w:rsidRPr="0021089C">
        <w:rPr>
          <w:lang w:val="en-US"/>
        </w:rPr>
        <w:sym w:font="Wingdings" w:char="F0DF"/>
      </w:r>
      <w:r w:rsidRPr="0021089C">
        <w:rPr>
          <w:lang w:val="en-US"/>
        </w:rPr>
        <w:t xml:space="preserve"> delete the similar parts</w:t>
      </w:r>
      <w:r w:rsidRPr="0021089C">
        <w:rPr>
          <w:lang w:val="en-US"/>
        </w:rPr>
        <w:br/>
        <w:t>D-</w:t>
      </w:r>
      <w:r w:rsidRPr="0021089C">
        <w:rPr>
          <w:highlight w:val="yellow"/>
          <w:lang w:val="en-US"/>
        </w:rPr>
        <w:t>I-S</w:t>
      </w:r>
      <w:r w:rsidRPr="0021089C">
        <w:rPr>
          <w:lang w:val="en-US"/>
        </w:rPr>
        <w:br/>
        <w:t>↑compare relevant part</w:t>
      </w:r>
    </w:p>
    <w:p w:rsidR="00EF40DE" w:rsidRPr="0021089C" w:rsidRDefault="00EF40DE" w:rsidP="00EF40DE">
      <w:pPr>
        <w:pStyle w:val="ListParagraph"/>
        <w:numPr>
          <w:ilvl w:val="0"/>
          <w:numId w:val="1"/>
        </w:numPr>
        <w:rPr>
          <w:lang w:val="en-US"/>
        </w:rPr>
      </w:pPr>
      <w:r w:rsidRPr="0021089C">
        <w:rPr>
          <w:lang w:val="en-US"/>
        </w:rPr>
        <w:t>HMI</w:t>
      </w:r>
    </w:p>
    <w:p w:rsidR="00EF40DE" w:rsidRPr="0021089C" w:rsidRDefault="00EF40DE" w:rsidP="00EF40DE">
      <w:pPr>
        <w:pStyle w:val="ListParagraph"/>
        <w:numPr>
          <w:ilvl w:val="1"/>
          <w:numId w:val="1"/>
        </w:numPr>
        <w:rPr>
          <w:lang w:val="en-US"/>
        </w:rPr>
      </w:pPr>
      <w:r w:rsidRPr="0021089C">
        <w:rPr>
          <w:lang w:val="en-US"/>
        </w:rPr>
        <w:t>Graphic  Interface: display syllable (and the spectrogram)</w:t>
      </w:r>
    </w:p>
    <w:p w:rsidR="00EF40DE" w:rsidRPr="0021089C" w:rsidRDefault="00EF40DE" w:rsidP="00EF40DE">
      <w:pPr>
        <w:pStyle w:val="ListParagraph"/>
        <w:numPr>
          <w:ilvl w:val="1"/>
          <w:numId w:val="1"/>
        </w:numPr>
        <w:rPr>
          <w:lang w:val="en-US"/>
        </w:rPr>
      </w:pPr>
      <w:r w:rsidRPr="0021089C">
        <w:rPr>
          <w:lang w:val="en-US"/>
        </w:rPr>
        <w:t>« Purchase » Learning : buttons « ok »/ « not ok » and we put the syllable in the database</w:t>
      </w:r>
    </w:p>
    <w:p w:rsidR="007C16FD" w:rsidRPr="0021089C" w:rsidRDefault="00EF40DE" w:rsidP="002B27CC">
      <w:pPr>
        <w:pStyle w:val="ListParagraph"/>
        <w:numPr>
          <w:ilvl w:val="1"/>
          <w:numId w:val="1"/>
        </w:numPr>
        <w:rPr>
          <w:lang w:val="en-US"/>
        </w:rPr>
      </w:pPr>
      <w:r w:rsidRPr="0021089C">
        <w:rPr>
          <w:lang w:val="en-US"/>
        </w:rPr>
        <w:t>Labyrinth  « game »: we move with our voice</w:t>
      </w:r>
      <w:r w:rsidRPr="0021089C">
        <w:rPr>
          <w:lang w:val="en-US"/>
        </w:rPr>
        <w:br/>
        <w:t xml:space="preserve">/ !\ learning the words the gamer will use during the « game » </w:t>
      </w:r>
    </w:p>
    <w:p w:rsidR="007C16FD" w:rsidRPr="0021089C" w:rsidRDefault="007C16FD">
      <w:pPr>
        <w:rPr>
          <w:lang w:val="en-US"/>
        </w:rPr>
      </w:pPr>
      <w:r w:rsidRPr="0021089C">
        <w:rPr>
          <w:lang w:val="en-US"/>
        </w:rPr>
        <w:br w:type="page"/>
      </w:r>
    </w:p>
    <w:p w:rsidR="001815D0" w:rsidRPr="0021089C" w:rsidRDefault="001815D0" w:rsidP="001815D0">
      <w:pPr>
        <w:pStyle w:val="Heading1"/>
        <w:rPr>
          <w:lang w:val="en-US"/>
        </w:rPr>
      </w:pPr>
      <w:bookmarkStart w:id="123" w:name="_Toc346722083"/>
      <w:r w:rsidRPr="0021089C">
        <w:rPr>
          <w:lang w:val="en-US"/>
        </w:rPr>
        <w:lastRenderedPageBreak/>
        <w:t>Table of figures</w:t>
      </w:r>
      <w:bookmarkEnd w:id="123"/>
    </w:p>
    <w:p w:rsidR="001815D0" w:rsidRPr="0021089C" w:rsidRDefault="001815D0" w:rsidP="001815D0">
      <w:pPr>
        <w:rPr>
          <w:lang w:val="en-US"/>
        </w:rPr>
      </w:pPr>
    </w:p>
    <w:p w:rsidR="001815D0" w:rsidRPr="0021089C" w:rsidRDefault="001815D0" w:rsidP="001815D0">
      <w:pPr>
        <w:rPr>
          <w:lang w:val="en-US"/>
        </w:rPr>
      </w:pPr>
    </w:p>
    <w:p w:rsidR="003318F3" w:rsidRDefault="001815D0">
      <w:pPr>
        <w:pStyle w:val="TableofFigures"/>
        <w:tabs>
          <w:tab w:val="right" w:leader="dot" w:pos="9062"/>
        </w:tabs>
        <w:rPr>
          <w:rFonts w:eastAsiaTheme="minorEastAsia"/>
          <w:noProof/>
          <w:lang w:eastAsia="fr-FR"/>
        </w:rPr>
      </w:pPr>
      <w:r w:rsidRPr="0021089C">
        <w:rPr>
          <w:lang w:val="en-US"/>
        </w:rPr>
        <w:fldChar w:fldCharType="begin"/>
      </w:r>
      <w:r w:rsidRPr="0021089C">
        <w:rPr>
          <w:lang w:val="en-US"/>
        </w:rPr>
        <w:instrText xml:space="preserve"> TOC \h \z \c "Figure" </w:instrText>
      </w:r>
      <w:r w:rsidRPr="0021089C">
        <w:rPr>
          <w:lang w:val="en-US"/>
        </w:rPr>
        <w:fldChar w:fldCharType="separate"/>
      </w:r>
      <w:hyperlink w:anchor="_Toc346722095" w:history="1">
        <w:r w:rsidR="003318F3" w:rsidRPr="008259B7">
          <w:rPr>
            <w:rStyle w:val="Hyperlink"/>
            <w:noProof/>
            <w:lang w:val="en-US"/>
          </w:rPr>
          <w:t>Figure 1 Example of signal: « gauche, droite, gauche, droite »</w:t>
        </w:r>
        <w:r w:rsidR="003318F3">
          <w:rPr>
            <w:noProof/>
            <w:webHidden/>
          </w:rPr>
          <w:tab/>
        </w:r>
        <w:r w:rsidR="003318F3">
          <w:rPr>
            <w:noProof/>
            <w:webHidden/>
          </w:rPr>
          <w:fldChar w:fldCharType="begin"/>
        </w:r>
        <w:r w:rsidR="003318F3">
          <w:rPr>
            <w:noProof/>
            <w:webHidden/>
          </w:rPr>
          <w:instrText xml:space="preserve"> PAGEREF _Toc346722095 \h </w:instrText>
        </w:r>
        <w:r w:rsidR="003318F3">
          <w:rPr>
            <w:noProof/>
            <w:webHidden/>
          </w:rPr>
        </w:r>
        <w:r w:rsidR="003318F3">
          <w:rPr>
            <w:noProof/>
            <w:webHidden/>
          </w:rPr>
          <w:fldChar w:fldCharType="separate"/>
        </w:r>
        <w:r w:rsidR="003318F3">
          <w:rPr>
            <w:noProof/>
            <w:webHidden/>
          </w:rPr>
          <w:t>5</w:t>
        </w:r>
        <w:r w:rsidR="003318F3">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r:id="rId37" w:anchor="_Toc346722096" w:history="1">
        <w:r w:rsidRPr="008259B7">
          <w:rPr>
            <w:rStyle w:val="Hyperlink"/>
            <w:noProof/>
          </w:rPr>
          <w:t>Figure 2 Hamming window</w:t>
        </w:r>
        <w:r>
          <w:rPr>
            <w:noProof/>
            <w:webHidden/>
          </w:rPr>
          <w:tab/>
        </w:r>
        <w:r>
          <w:rPr>
            <w:noProof/>
            <w:webHidden/>
          </w:rPr>
          <w:fldChar w:fldCharType="begin"/>
        </w:r>
        <w:r>
          <w:rPr>
            <w:noProof/>
            <w:webHidden/>
          </w:rPr>
          <w:instrText xml:space="preserve"> PAGEREF _Toc346722096 \h </w:instrText>
        </w:r>
        <w:r>
          <w:rPr>
            <w:noProof/>
            <w:webHidden/>
          </w:rPr>
        </w:r>
        <w:r>
          <w:rPr>
            <w:noProof/>
            <w:webHidden/>
          </w:rPr>
          <w:fldChar w:fldCharType="separate"/>
        </w:r>
        <w:r>
          <w:rPr>
            <w:noProof/>
            <w:webHidden/>
          </w:rPr>
          <w:t>6</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097" w:history="1">
        <w:r w:rsidRPr="008259B7">
          <w:rPr>
            <w:rStyle w:val="Hyperlink"/>
            <w:noProof/>
            <w:lang w:val="en-US"/>
          </w:rPr>
          <w:t>Figure 3 Fourier redundancies elimination</w:t>
        </w:r>
        <w:r>
          <w:rPr>
            <w:noProof/>
            <w:webHidden/>
          </w:rPr>
          <w:tab/>
        </w:r>
        <w:r>
          <w:rPr>
            <w:noProof/>
            <w:webHidden/>
          </w:rPr>
          <w:fldChar w:fldCharType="begin"/>
        </w:r>
        <w:r>
          <w:rPr>
            <w:noProof/>
            <w:webHidden/>
          </w:rPr>
          <w:instrText xml:space="preserve"> PAGEREF _Toc346722097 \h </w:instrText>
        </w:r>
        <w:r>
          <w:rPr>
            <w:noProof/>
            <w:webHidden/>
          </w:rPr>
        </w:r>
        <w:r>
          <w:rPr>
            <w:noProof/>
            <w:webHidden/>
          </w:rPr>
          <w:fldChar w:fldCharType="separate"/>
        </w:r>
        <w:r>
          <w:rPr>
            <w:noProof/>
            <w:webHidden/>
          </w:rPr>
          <w:t>7</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098" w:history="1">
        <w:r w:rsidRPr="008259B7">
          <w:rPr>
            <w:rStyle w:val="Hyperlink"/>
            <w:noProof/>
            <w:lang w:val="en-US"/>
          </w:rPr>
          <w:t>Figure 4 Mel’s scale</w:t>
        </w:r>
        <w:r>
          <w:rPr>
            <w:noProof/>
            <w:webHidden/>
          </w:rPr>
          <w:tab/>
        </w:r>
        <w:r>
          <w:rPr>
            <w:noProof/>
            <w:webHidden/>
          </w:rPr>
          <w:fldChar w:fldCharType="begin"/>
        </w:r>
        <w:r>
          <w:rPr>
            <w:noProof/>
            <w:webHidden/>
          </w:rPr>
          <w:instrText xml:space="preserve"> PAGEREF _Toc346722098 \h </w:instrText>
        </w:r>
        <w:r>
          <w:rPr>
            <w:noProof/>
            <w:webHidden/>
          </w:rPr>
        </w:r>
        <w:r>
          <w:rPr>
            <w:noProof/>
            <w:webHidden/>
          </w:rPr>
          <w:fldChar w:fldCharType="separate"/>
        </w:r>
        <w:r>
          <w:rPr>
            <w:noProof/>
            <w:webHidden/>
          </w:rPr>
          <w:t>8</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099" w:history="1">
        <w:r w:rsidRPr="008259B7">
          <w:rPr>
            <w:rStyle w:val="Hyperlink"/>
            <w:noProof/>
            <w:lang w:val="en-US"/>
          </w:rPr>
          <w:t>Figure 5 filter bank</w:t>
        </w:r>
        <w:r>
          <w:rPr>
            <w:noProof/>
            <w:webHidden/>
          </w:rPr>
          <w:tab/>
        </w:r>
        <w:r>
          <w:rPr>
            <w:noProof/>
            <w:webHidden/>
          </w:rPr>
          <w:fldChar w:fldCharType="begin"/>
        </w:r>
        <w:r>
          <w:rPr>
            <w:noProof/>
            <w:webHidden/>
          </w:rPr>
          <w:instrText xml:space="preserve"> PAGEREF _Toc346722099 \h </w:instrText>
        </w:r>
        <w:r>
          <w:rPr>
            <w:noProof/>
            <w:webHidden/>
          </w:rPr>
        </w:r>
        <w:r>
          <w:rPr>
            <w:noProof/>
            <w:webHidden/>
          </w:rPr>
          <w:fldChar w:fldCharType="separate"/>
        </w:r>
        <w:r>
          <w:rPr>
            <w:noProof/>
            <w:webHidden/>
          </w:rPr>
          <w:t>9</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0" w:history="1">
        <w:r w:rsidRPr="008259B7">
          <w:rPr>
            <w:rStyle w:val="Hyperlink"/>
            <w:noProof/>
            <w:lang w:val="en-US"/>
          </w:rPr>
          <w:t>Figure 6 spectrogram</w:t>
        </w:r>
        <w:r>
          <w:rPr>
            <w:noProof/>
            <w:webHidden/>
          </w:rPr>
          <w:tab/>
        </w:r>
        <w:r>
          <w:rPr>
            <w:noProof/>
            <w:webHidden/>
          </w:rPr>
          <w:fldChar w:fldCharType="begin"/>
        </w:r>
        <w:r>
          <w:rPr>
            <w:noProof/>
            <w:webHidden/>
          </w:rPr>
          <w:instrText xml:space="preserve"> PAGEREF _Toc346722100 \h </w:instrText>
        </w:r>
        <w:r>
          <w:rPr>
            <w:noProof/>
            <w:webHidden/>
          </w:rPr>
        </w:r>
        <w:r>
          <w:rPr>
            <w:noProof/>
            <w:webHidden/>
          </w:rPr>
          <w:fldChar w:fldCharType="separate"/>
        </w:r>
        <w:r>
          <w:rPr>
            <w:noProof/>
            <w:webHidden/>
          </w:rPr>
          <w:t>9</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1" w:history="1">
        <w:r w:rsidRPr="008259B7">
          <w:rPr>
            <w:rStyle w:val="Hyperlink"/>
            <w:noProof/>
            <w:lang w:val="en-US"/>
          </w:rPr>
          <w:t>Figure 7 Mel's scale spectrogram</w:t>
        </w:r>
        <w:r>
          <w:rPr>
            <w:noProof/>
            <w:webHidden/>
          </w:rPr>
          <w:tab/>
        </w:r>
        <w:r>
          <w:rPr>
            <w:noProof/>
            <w:webHidden/>
          </w:rPr>
          <w:fldChar w:fldCharType="begin"/>
        </w:r>
        <w:r>
          <w:rPr>
            <w:noProof/>
            <w:webHidden/>
          </w:rPr>
          <w:instrText xml:space="preserve"> PAGEREF _Toc346722101 \h </w:instrText>
        </w:r>
        <w:r>
          <w:rPr>
            <w:noProof/>
            <w:webHidden/>
          </w:rPr>
        </w:r>
        <w:r>
          <w:rPr>
            <w:noProof/>
            <w:webHidden/>
          </w:rPr>
          <w:fldChar w:fldCharType="separate"/>
        </w:r>
        <w:r>
          <w:rPr>
            <w:noProof/>
            <w:webHidden/>
          </w:rPr>
          <w:t>9</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2" w:history="1">
        <w:r w:rsidRPr="008259B7">
          <w:rPr>
            <w:rStyle w:val="Hyperlink"/>
            <w:noProof/>
            <w:lang w:val="en-US"/>
          </w:rPr>
          <w:t>Figure 8 comparison</w:t>
        </w:r>
        <w:r>
          <w:rPr>
            <w:noProof/>
            <w:webHidden/>
          </w:rPr>
          <w:tab/>
        </w:r>
        <w:r>
          <w:rPr>
            <w:noProof/>
            <w:webHidden/>
          </w:rPr>
          <w:fldChar w:fldCharType="begin"/>
        </w:r>
        <w:r>
          <w:rPr>
            <w:noProof/>
            <w:webHidden/>
          </w:rPr>
          <w:instrText xml:space="preserve"> PAGEREF _Toc346722102 \h </w:instrText>
        </w:r>
        <w:r>
          <w:rPr>
            <w:noProof/>
            <w:webHidden/>
          </w:rPr>
        </w:r>
        <w:r>
          <w:rPr>
            <w:noProof/>
            <w:webHidden/>
          </w:rPr>
          <w:fldChar w:fldCharType="separate"/>
        </w:r>
        <w:r>
          <w:rPr>
            <w:noProof/>
            <w:webHidden/>
          </w:rPr>
          <w:t>9</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3" w:history="1">
        <w:r w:rsidRPr="008259B7">
          <w:rPr>
            <w:rStyle w:val="Hyperlink"/>
            <w:noProof/>
            <w:lang w:val="en-US"/>
          </w:rPr>
          <w:t>Figure 9 Artificial neuronal networks</w:t>
        </w:r>
        <w:r>
          <w:rPr>
            <w:noProof/>
            <w:webHidden/>
          </w:rPr>
          <w:tab/>
        </w:r>
        <w:r>
          <w:rPr>
            <w:noProof/>
            <w:webHidden/>
          </w:rPr>
          <w:fldChar w:fldCharType="begin"/>
        </w:r>
        <w:r>
          <w:rPr>
            <w:noProof/>
            <w:webHidden/>
          </w:rPr>
          <w:instrText xml:space="preserve"> PAGEREF _Toc346722103 \h </w:instrText>
        </w:r>
        <w:r>
          <w:rPr>
            <w:noProof/>
            <w:webHidden/>
          </w:rPr>
        </w:r>
        <w:r>
          <w:rPr>
            <w:noProof/>
            <w:webHidden/>
          </w:rPr>
          <w:fldChar w:fldCharType="separate"/>
        </w:r>
        <w:r>
          <w:rPr>
            <w:noProof/>
            <w:webHidden/>
          </w:rPr>
          <w:t>10</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4" w:history="1">
        <w:r w:rsidRPr="008259B7">
          <w:rPr>
            <w:rStyle w:val="Hyperlink"/>
            <w:noProof/>
            <w:lang w:val="en-US"/>
          </w:rPr>
          <w:t>Figure 10 hidden Markov model</w:t>
        </w:r>
        <w:r>
          <w:rPr>
            <w:noProof/>
            <w:webHidden/>
          </w:rPr>
          <w:tab/>
        </w:r>
        <w:r>
          <w:rPr>
            <w:noProof/>
            <w:webHidden/>
          </w:rPr>
          <w:fldChar w:fldCharType="begin"/>
        </w:r>
        <w:r>
          <w:rPr>
            <w:noProof/>
            <w:webHidden/>
          </w:rPr>
          <w:instrText xml:space="preserve"> PAGEREF _Toc346722104 \h </w:instrText>
        </w:r>
        <w:r>
          <w:rPr>
            <w:noProof/>
            <w:webHidden/>
          </w:rPr>
        </w:r>
        <w:r>
          <w:rPr>
            <w:noProof/>
            <w:webHidden/>
          </w:rPr>
          <w:fldChar w:fldCharType="separate"/>
        </w:r>
        <w:r>
          <w:rPr>
            <w:noProof/>
            <w:webHidden/>
          </w:rPr>
          <w:t>11</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5" w:history="1">
        <w:r w:rsidRPr="008259B7">
          <w:rPr>
            <w:rStyle w:val="Hyperlink"/>
            <w:noProof/>
            <w:lang w:val="en-US"/>
          </w:rPr>
          <w:t>Figure 11 DTW displacement</w:t>
        </w:r>
        <w:r>
          <w:rPr>
            <w:noProof/>
            <w:webHidden/>
          </w:rPr>
          <w:tab/>
        </w:r>
        <w:r>
          <w:rPr>
            <w:noProof/>
            <w:webHidden/>
          </w:rPr>
          <w:fldChar w:fldCharType="begin"/>
        </w:r>
        <w:r>
          <w:rPr>
            <w:noProof/>
            <w:webHidden/>
          </w:rPr>
          <w:instrText xml:space="preserve"> PAGEREF _Toc346722105 \h </w:instrText>
        </w:r>
        <w:r>
          <w:rPr>
            <w:noProof/>
            <w:webHidden/>
          </w:rPr>
        </w:r>
        <w:r>
          <w:rPr>
            <w:noProof/>
            <w:webHidden/>
          </w:rPr>
          <w:fldChar w:fldCharType="separate"/>
        </w:r>
        <w:r>
          <w:rPr>
            <w:noProof/>
            <w:webHidden/>
          </w:rPr>
          <w:t>12</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6" w:history="1">
        <w:r w:rsidRPr="008259B7">
          <w:rPr>
            <w:rStyle w:val="Hyperlink"/>
            <w:noProof/>
            <w:lang w:val="en-US"/>
          </w:rPr>
          <w:t>Figure 12 Minimal path example</w:t>
        </w:r>
        <w:r>
          <w:rPr>
            <w:noProof/>
            <w:webHidden/>
          </w:rPr>
          <w:tab/>
        </w:r>
        <w:r>
          <w:rPr>
            <w:noProof/>
            <w:webHidden/>
          </w:rPr>
          <w:fldChar w:fldCharType="begin"/>
        </w:r>
        <w:r>
          <w:rPr>
            <w:noProof/>
            <w:webHidden/>
          </w:rPr>
          <w:instrText xml:space="preserve"> PAGEREF _Toc346722106 \h </w:instrText>
        </w:r>
        <w:r>
          <w:rPr>
            <w:noProof/>
            <w:webHidden/>
          </w:rPr>
        </w:r>
        <w:r>
          <w:rPr>
            <w:noProof/>
            <w:webHidden/>
          </w:rPr>
          <w:fldChar w:fldCharType="separate"/>
        </w:r>
        <w:r>
          <w:rPr>
            <w:noProof/>
            <w:webHidden/>
          </w:rPr>
          <w:t>12</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7" w:history="1">
        <w:r w:rsidRPr="008259B7">
          <w:rPr>
            <w:rStyle w:val="Hyperlink"/>
            <w:noProof/>
            <w:lang w:val="en-US"/>
          </w:rPr>
          <w:t>Figure 13 comarison of methods table</w:t>
        </w:r>
        <w:r>
          <w:rPr>
            <w:noProof/>
            <w:webHidden/>
          </w:rPr>
          <w:tab/>
        </w:r>
        <w:r>
          <w:rPr>
            <w:noProof/>
            <w:webHidden/>
          </w:rPr>
          <w:fldChar w:fldCharType="begin"/>
        </w:r>
        <w:r>
          <w:rPr>
            <w:noProof/>
            <w:webHidden/>
          </w:rPr>
          <w:instrText xml:space="preserve"> PAGEREF _Toc346722107 \h </w:instrText>
        </w:r>
        <w:r>
          <w:rPr>
            <w:noProof/>
            <w:webHidden/>
          </w:rPr>
        </w:r>
        <w:r>
          <w:rPr>
            <w:noProof/>
            <w:webHidden/>
          </w:rPr>
          <w:fldChar w:fldCharType="separate"/>
        </w:r>
        <w:r>
          <w:rPr>
            <w:noProof/>
            <w:webHidden/>
          </w:rPr>
          <w:t>15</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8" w:history="1">
        <w:r w:rsidRPr="008259B7">
          <w:rPr>
            <w:rStyle w:val="Hyperlink"/>
            <w:noProof/>
            <w:lang w:val="en-US"/>
          </w:rPr>
          <w:t>Figure 14 first menu</w:t>
        </w:r>
        <w:r>
          <w:rPr>
            <w:noProof/>
            <w:webHidden/>
          </w:rPr>
          <w:tab/>
        </w:r>
        <w:r>
          <w:rPr>
            <w:noProof/>
            <w:webHidden/>
          </w:rPr>
          <w:fldChar w:fldCharType="begin"/>
        </w:r>
        <w:r>
          <w:rPr>
            <w:noProof/>
            <w:webHidden/>
          </w:rPr>
          <w:instrText xml:space="preserve"> PAGEREF _Toc346722108 \h </w:instrText>
        </w:r>
        <w:r>
          <w:rPr>
            <w:noProof/>
            <w:webHidden/>
          </w:rPr>
        </w:r>
        <w:r>
          <w:rPr>
            <w:noProof/>
            <w:webHidden/>
          </w:rPr>
          <w:fldChar w:fldCharType="separate"/>
        </w:r>
        <w:r>
          <w:rPr>
            <w:noProof/>
            <w:webHidden/>
          </w:rPr>
          <w:t>16</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09" w:history="1">
        <w:r w:rsidRPr="008259B7">
          <w:rPr>
            <w:rStyle w:val="Hyperlink"/>
            <w:noProof/>
            <w:lang w:val="en-US"/>
          </w:rPr>
          <w:t>Figure 15 choice of the user menu</w:t>
        </w:r>
        <w:r>
          <w:rPr>
            <w:noProof/>
            <w:webHidden/>
          </w:rPr>
          <w:tab/>
        </w:r>
        <w:r>
          <w:rPr>
            <w:noProof/>
            <w:webHidden/>
          </w:rPr>
          <w:fldChar w:fldCharType="begin"/>
        </w:r>
        <w:r>
          <w:rPr>
            <w:noProof/>
            <w:webHidden/>
          </w:rPr>
          <w:instrText xml:space="preserve"> PAGEREF _Toc346722109 \h </w:instrText>
        </w:r>
        <w:r>
          <w:rPr>
            <w:noProof/>
            <w:webHidden/>
          </w:rPr>
        </w:r>
        <w:r>
          <w:rPr>
            <w:noProof/>
            <w:webHidden/>
          </w:rPr>
          <w:fldChar w:fldCharType="separate"/>
        </w:r>
        <w:r>
          <w:rPr>
            <w:noProof/>
            <w:webHidden/>
          </w:rPr>
          <w:t>16</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10" w:history="1">
        <w:r w:rsidRPr="008259B7">
          <w:rPr>
            <w:rStyle w:val="Hyperlink"/>
            <w:noProof/>
            <w:lang w:val="en-US"/>
          </w:rPr>
          <w:t>Figure 16 Change user menu</w:t>
        </w:r>
        <w:r>
          <w:rPr>
            <w:noProof/>
            <w:webHidden/>
          </w:rPr>
          <w:tab/>
        </w:r>
        <w:r>
          <w:rPr>
            <w:noProof/>
            <w:webHidden/>
          </w:rPr>
          <w:fldChar w:fldCharType="begin"/>
        </w:r>
        <w:r>
          <w:rPr>
            <w:noProof/>
            <w:webHidden/>
          </w:rPr>
          <w:instrText xml:space="preserve"> PAGEREF _Toc346722110 \h </w:instrText>
        </w:r>
        <w:r>
          <w:rPr>
            <w:noProof/>
            <w:webHidden/>
          </w:rPr>
        </w:r>
        <w:r>
          <w:rPr>
            <w:noProof/>
            <w:webHidden/>
          </w:rPr>
          <w:fldChar w:fldCharType="separate"/>
        </w:r>
        <w:r>
          <w:rPr>
            <w:noProof/>
            <w:webHidden/>
          </w:rPr>
          <w:t>17</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11" w:history="1">
        <w:r w:rsidRPr="008259B7">
          <w:rPr>
            <w:rStyle w:val="Hyperlink"/>
            <w:noProof/>
            <w:lang w:val="en-US"/>
          </w:rPr>
          <w:t>Figure 17 option menu</w:t>
        </w:r>
        <w:r>
          <w:rPr>
            <w:noProof/>
            <w:webHidden/>
          </w:rPr>
          <w:tab/>
        </w:r>
        <w:r>
          <w:rPr>
            <w:noProof/>
            <w:webHidden/>
          </w:rPr>
          <w:fldChar w:fldCharType="begin"/>
        </w:r>
        <w:r>
          <w:rPr>
            <w:noProof/>
            <w:webHidden/>
          </w:rPr>
          <w:instrText xml:space="preserve"> PAGEREF _Toc346722111 \h </w:instrText>
        </w:r>
        <w:r>
          <w:rPr>
            <w:noProof/>
            <w:webHidden/>
          </w:rPr>
        </w:r>
        <w:r>
          <w:rPr>
            <w:noProof/>
            <w:webHidden/>
          </w:rPr>
          <w:fldChar w:fldCharType="separate"/>
        </w:r>
        <w:r>
          <w:rPr>
            <w:noProof/>
            <w:webHidden/>
          </w:rPr>
          <w:t>17</w:t>
        </w:r>
        <w:r>
          <w:rPr>
            <w:noProof/>
            <w:webHidden/>
          </w:rPr>
          <w:fldChar w:fldCharType="end"/>
        </w:r>
      </w:hyperlink>
    </w:p>
    <w:p w:rsidR="003318F3" w:rsidRDefault="003318F3">
      <w:pPr>
        <w:pStyle w:val="TableofFigures"/>
        <w:tabs>
          <w:tab w:val="right" w:leader="dot" w:pos="9062"/>
        </w:tabs>
        <w:rPr>
          <w:rFonts w:eastAsiaTheme="minorEastAsia"/>
          <w:noProof/>
          <w:lang w:eastAsia="fr-FR"/>
        </w:rPr>
      </w:pPr>
      <w:hyperlink w:anchor="_Toc346722112" w:history="1">
        <w:r w:rsidRPr="008259B7">
          <w:rPr>
            <w:rStyle w:val="Hyperlink"/>
            <w:noProof/>
            <w:lang w:val="en-US"/>
          </w:rPr>
          <w:t>Figure 18 labyrinth example</w:t>
        </w:r>
        <w:r>
          <w:rPr>
            <w:noProof/>
            <w:webHidden/>
          </w:rPr>
          <w:tab/>
        </w:r>
        <w:r>
          <w:rPr>
            <w:noProof/>
            <w:webHidden/>
          </w:rPr>
          <w:fldChar w:fldCharType="begin"/>
        </w:r>
        <w:r>
          <w:rPr>
            <w:noProof/>
            <w:webHidden/>
          </w:rPr>
          <w:instrText xml:space="preserve"> PAGEREF _Toc346722112 \h </w:instrText>
        </w:r>
        <w:r>
          <w:rPr>
            <w:noProof/>
            <w:webHidden/>
          </w:rPr>
        </w:r>
        <w:r>
          <w:rPr>
            <w:noProof/>
            <w:webHidden/>
          </w:rPr>
          <w:fldChar w:fldCharType="separate"/>
        </w:r>
        <w:r>
          <w:rPr>
            <w:noProof/>
            <w:webHidden/>
          </w:rPr>
          <w:t>18</w:t>
        </w:r>
        <w:r>
          <w:rPr>
            <w:noProof/>
            <w:webHidden/>
          </w:rPr>
          <w:fldChar w:fldCharType="end"/>
        </w:r>
      </w:hyperlink>
    </w:p>
    <w:p w:rsidR="00EF40DE" w:rsidRPr="0021089C" w:rsidRDefault="001815D0" w:rsidP="007C16FD">
      <w:pPr>
        <w:rPr>
          <w:lang w:val="en-US"/>
        </w:rPr>
      </w:pPr>
      <w:r w:rsidRPr="0021089C">
        <w:rPr>
          <w:lang w:val="en-US"/>
        </w:rPr>
        <w:fldChar w:fldCharType="end"/>
      </w:r>
    </w:p>
    <w:sectPr w:rsidR="00EF40DE" w:rsidRPr="0021089C" w:rsidSect="00435326">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2FBF" w:rsidRDefault="00D12FBF" w:rsidP="000C4F44">
      <w:pPr>
        <w:spacing w:after="0" w:line="240" w:lineRule="auto"/>
      </w:pPr>
      <w:r>
        <w:separator/>
      </w:r>
    </w:p>
  </w:endnote>
  <w:endnote w:type="continuationSeparator" w:id="0">
    <w:p w:rsidR="00D12FBF" w:rsidRDefault="00D12FBF" w:rsidP="000C4F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Liberation Serif">
    <w:altName w:val="MS PMincho"/>
    <w:charset w:val="80"/>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9"/>
      <w:gridCol w:w="1009"/>
      <w:gridCol w:w="4140"/>
    </w:tblGrid>
    <w:tr w:rsidR="00473B80">
      <w:trPr>
        <w:trHeight w:val="151"/>
      </w:trPr>
      <w:tc>
        <w:tcPr>
          <w:tcW w:w="2250" w:type="pct"/>
          <w:tcBorders>
            <w:bottom w:val="single" w:sz="4" w:space="0" w:color="4F81BD" w:themeColor="accent1"/>
          </w:tcBorders>
        </w:tcPr>
        <w:p w:rsidR="00473B80" w:rsidRDefault="00473B80">
          <w:pPr>
            <w:pStyle w:val="Header"/>
            <w:rPr>
              <w:rFonts w:asciiTheme="majorHAnsi" w:eastAsiaTheme="majorEastAsia" w:hAnsiTheme="majorHAnsi" w:cstheme="majorBidi"/>
              <w:b/>
              <w:bCs/>
            </w:rPr>
          </w:pPr>
        </w:p>
      </w:tc>
      <w:tc>
        <w:tcPr>
          <w:tcW w:w="500" w:type="pct"/>
          <w:vMerge w:val="restart"/>
          <w:noWrap/>
          <w:vAlign w:val="center"/>
        </w:tcPr>
        <w:p w:rsidR="00473B80" w:rsidRDefault="00473B80">
          <w:pPr>
            <w:pStyle w:val="NoSpacing"/>
            <w:rPr>
              <w:rFonts w:asciiTheme="majorHAnsi" w:hAnsiTheme="majorHAnsi"/>
            </w:rPr>
          </w:pPr>
          <w:r>
            <w:rPr>
              <w:rFonts w:asciiTheme="majorHAnsi" w:hAnsiTheme="majorHAnsi"/>
              <w:b/>
            </w:rPr>
            <w:t xml:space="preserve">Page </w:t>
          </w:r>
          <w:fldSimple w:instr=" PAGE  \* MERGEFORMAT ">
            <w:r w:rsidR="00C332A3" w:rsidRPr="00C332A3">
              <w:rPr>
                <w:rFonts w:asciiTheme="majorHAnsi" w:hAnsiTheme="majorHAnsi"/>
                <w:b/>
                <w:noProof/>
              </w:rPr>
              <w:t>20</w:t>
            </w:r>
          </w:fldSimple>
        </w:p>
      </w:tc>
      <w:tc>
        <w:tcPr>
          <w:tcW w:w="2250" w:type="pct"/>
          <w:tcBorders>
            <w:bottom w:val="single" w:sz="4" w:space="0" w:color="4F81BD" w:themeColor="accent1"/>
          </w:tcBorders>
        </w:tcPr>
        <w:p w:rsidR="00473B80" w:rsidRDefault="00473B80">
          <w:pPr>
            <w:pStyle w:val="Header"/>
            <w:rPr>
              <w:rFonts w:asciiTheme="majorHAnsi" w:eastAsiaTheme="majorEastAsia" w:hAnsiTheme="majorHAnsi" w:cstheme="majorBidi"/>
              <w:b/>
              <w:bCs/>
            </w:rPr>
          </w:pPr>
        </w:p>
      </w:tc>
    </w:tr>
    <w:tr w:rsidR="00473B80">
      <w:trPr>
        <w:trHeight w:val="150"/>
      </w:trPr>
      <w:tc>
        <w:tcPr>
          <w:tcW w:w="2250" w:type="pct"/>
          <w:tcBorders>
            <w:top w:val="single" w:sz="4" w:space="0" w:color="4F81BD" w:themeColor="accent1"/>
          </w:tcBorders>
        </w:tcPr>
        <w:p w:rsidR="00473B80" w:rsidRDefault="00473B80">
          <w:pPr>
            <w:pStyle w:val="Header"/>
            <w:rPr>
              <w:rFonts w:asciiTheme="majorHAnsi" w:eastAsiaTheme="majorEastAsia" w:hAnsiTheme="majorHAnsi" w:cstheme="majorBidi"/>
              <w:b/>
              <w:bCs/>
            </w:rPr>
          </w:pPr>
        </w:p>
      </w:tc>
      <w:tc>
        <w:tcPr>
          <w:tcW w:w="500" w:type="pct"/>
          <w:vMerge/>
        </w:tcPr>
        <w:p w:rsidR="00473B80" w:rsidRDefault="00473B8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73B80" w:rsidRDefault="00473B80">
          <w:pPr>
            <w:pStyle w:val="Header"/>
            <w:rPr>
              <w:rFonts w:asciiTheme="majorHAnsi" w:eastAsiaTheme="majorEastAsia" w:hAnsiTheme="majorHAnsi" w:cstheme="majorBidi"/>
              <w:b/>
              <w:bCs/>
            </w:rPr>
          </w:pPr>
        </w:p>
      </w:tc>
    </w:tr>
  </w:tbl>
  <w:p w:rsidR="00473B80" w:rsidRDefault="00473B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2FBF" w:rsidRDefault="00D12FBF" w:rsidP="000C4F44">
      <w:pPr>
        <w:spacing w:after="0" w:line="240" w:lineRule="auto"/>
      </w:pPr>
      <w:r>
        <w:separator/>
      </w:r>
    </w:p>
  </w:footnote>
  <w:footnote w:type="continuationSeparator" w:id="0">
    <w:p w:rsidR="00D12FBF" w:rsidRDefault="00D12FBF" w:rsidP="000C4F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07649"/>
      <w:dataBinding w:prefixMappings="xmlns:ns0='http://schemas.openxmlformats.org/package/2006/metadata/core-properties' xmlns:ns1='http://purl.org/dc/elements/1.1/'" w:xpath="/ns0:coreProperties[1]/ns1:title[1]" w:storeItemID="{6C3C8BC8-F283-45AE-878A-BAB7291924A1}"/>
      <w:text/>
    </w:sdtPr>
    <w:sdtContent>
      <w:p w:rsidR="00473B80" w:rsidRDefault="00473B80" w:rsidP="00E52109">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rPr>
          <w:t>Word recognition</w:t>
        </w:r>
      </w:p>
    </w:sdtContent>
  </w:sdt>
  <w:sdt>
    <w:sdtPr>
      <w:rPr>
        <w:color w:val="808080" w:themeColor="text1" w:themeTint="7F"/>
      </w:rPr>
      <w:alias w:val="Subtitle"/>
      <w:id w:val="77807653"/>
      <w:dataBinding w:prefixMappings="xmlns:ns0='http://schemas.openxmlformats.org/package/2006/metadata/core-properties' xmlns:ns1='http://purl.org/dc/elements/1.1/'" w:xpath="/ns0:coreProperties[1]/ns1:subject[1]" w:storeItemID="{6C3C8BC8-F283-45AE-878A-BAB7291924A1}"/>
      <w:text/>
    </w:sdtPr>
    <w:sdtContent>
      <w:p w:rsidR="00473B80" w:rsidRPr="00E52109" w:rsidRDefault="00473B80" w:rsidP="00E52109">
        <w:pPr>
          <w:pStyle w:val="Header"/>
          <w:pBdr>
            <w:bottom w:val="single" w:sz="4" w:space="1" w:color="A5A5A5" w:themeColor="background1" w:themeShade="A5"/>
          </w:pBdr>
          <w:tabs>
            <w:tab w:val="left" w:pos="2580"/>
            <w:tab w:val="left" w:pos="2985"/>
          </w:tabs>
          <w:spacing w:after="120" w:line="276" w:lineRule="auto"/>
          <w:jc w:val="center"/>
          <w:rPr>
            <w:color w:val="4F81BD" w:themeColor="accent1"/>
          </w:rPr>
        </w:pPr>
        <w:r w:rsidRPr="00E52109">
          <w:rPr>
            <w:color w:val="808080" w:themeColor="text1" w:themeTint="7F"/>
          </w:rPr>
          <w:t>Guénon Marie, Achard Jean-Paul, Favreau Jean-Dominique</w:t>
        </w:r>
      </w:p>
    </w:sdtContent>
  </w:sdt>
  <w:p w:rsidR="00473B80" w:rsidRDefault="00473B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602F9"/>
    <w:multiLevelType w:val="hybridMultilevel"/>
    <w:tmpl w:val="54804E1E"/>
    <w:lvl w:ilvl="0" w:tplc="5F129056">
      <w:start w:val="1"/>
      <w:numFmt w:val="bullet"/>
      <w:lvlText w:val=""/>
      <w:lvlJc w:val="left"/>
      <w:pPr>
        <w:tabs>
          <w:tab w:val="num" w:pos="720"/>
        </w:tabs>
        <w:ind w:left="720" w:hanging="360"/>
      </w:pPr>
      <w:rPr>
        <w:rFonts w:ascii="Wingdings 2" w:hAnsi="Wingdings 2" w:hint="default"/>
      </w:rPr>
    </w:lvl>
    <w:lvl w:ilvl="1" w:tplc="AAAE6C96">
      <w:start w:val="1"/>
      <w:numFmt w:val="bullet"/>
      <w:lvlText w:val=""/>
      <w:lvlJc w:val="left"/>
      <w:pPr>
        <w:tabs>
          <w:tab w:val="num" w:pos="1440"/>
        </w:tabs>
        <w:ind w:left="1440" w:hanging="360"/>
      </w:pPr>
      <w:rPr>
        <w:rFonts w:ascii="Wingdings 2" w:hAnsi="Wingdings 2" w:hint="default"/>
      </w:rPr>
    </w:lvl>
    <w:lvl w:ilvl="2" w:tplc="46CA3D30" w:tentative="1">
      <w:start w:val="1"/>
      <w:numFmt w:val="bullet"/>
      <w:lvlText w:val=""/>
      <w:lvlJc w:val="left"/>
      <w:pPr>
        <w:tabs>
          <w:tab w:val="num" w:pos="2160"/>
        </w:tabs>
        <w:ind w:left="2160" w:hanging="360"/>
      </w:pPr>
      <w:rPr>
        <w:rFonts w:ascii="Wingdings 2" w:hAnsi="Wingdings 2" w:hint="default"/>
      </w:rPr>
    </w:lvl>
    <w:lvl w:ilvl="3" w:tplc="E5FEC436" w:tentative="1">
      <w:start w:val="1"/>
      <w:numFmt w:val="bullet"/>
      <w:lvlText w:val=""/>
      <w:lvlJc w:val="left"/>
      <w:pPr>
        <w:tabs>
          <w:tab w:val="num" w:pos="2880"/>
        </w:tabs>
        <w:ind w:left="2880" w:hanging="360"/>
      </w:pPr>
      <w:rPr>
        <w:rFonts w:ascii="Wingdings 2" w:hAnsi="Wingdings 2" w:hint="default"/>
      </w:rPr>
    </w:lvl>
    <w:lvl w:ilvl="4" w:tplc="03F2D5A0" w:tentative="1">
      <w:start w:val="1"/>
      <w:numFmt w:val="bullet"/>
      <w:lvlText w:val=""/>
      <w:lvlJc w:val="left"/>
      <w:pPr>
        <w:tabs>
          <w:tab w:val="num" w:pos="3600"/>
        </w:tabs>
        <w:ind w:left="3600" w:hanging="360"/>
      </w:pPr>
      <w:rPr>
        <w:rFonts w:ascii="Wingdings 2" w:hAnsi="Wingdings 2" w:hint="default"/>
      </w:rPr>
    </w:lvl>
    <w:lvl w:ilvl="5" w:tplc="DA5EE9C4" w:tentative="1">
      <w:start w:val="1"/>
      <w:numFmt w:val="bullet"/>
      <w:lvlText w:val=""/>
      <w:lvlJc w:val="left"/>
      <w:pPr>
        <w:tabs>
          <w:tab w:val="num" w:pos="4320"/>
        </w:tabs>
        <w:ind w:left="4320" w:hanging="360"/>
      </w:pPr>
      <w:rPr>
        <w:rFonts w:ascii="Wingdings 2" w:hAnsi="Wingdings 2" w:hint="default"/>
      </w:rPr>
    </w:lvl>
    <w:lvl w:ilvl="6" w:tplc="C1C64576" w:tentative="1">
      <w:start w:val="1"/>
      <w:numFmt w:val="bullet"/>
      <w:lvlText w:val=""/>
      <w:lvlJc w:val="left"/>
      <w:pPr>
        <w:tabs>
          <w:tab w:val="num" w:pos="5040"/>
        </w:tabs>
        <w:ind w:left="5040" w:hanging="360"/>
      </w:pPr>
      <w:rPr>
        <w:rFonts w:ascii="Wingdings 2" w:hAnsi="Wingdings 2" w:hint="default"/>
      </w:rPr>
    </w:lvl>
    <w:lvl w:ilvl="7" w:tplc="57641FC8" w:tentative="1">
      <w:start w:val="1"/>
      <w:numFmt w:val="bullet"/>
      <w:lvlText w:val=""/>
      <w:lvlJc w:val="left"/>
      <w:pPr>
        <w:tabs>
          <w:tab w:val="num" w:pos="5760"/>
        </w:tabs>
        <w:ind w:left="5760" w:hanging="360"/>
      </w:pPr>
      <w:rPr>
        <w:rFonts w:ascii="Wingdings 2" w:hAnsi="Wingdings 2" w:hint="default"/>
      </w:rPr>
    </w:lvl>
    <w:lvl w:ilvl="8" w:tplc="A9465D5E" w:tentative="1">
      <w:start w:val="1"/>
      <w:numFmt w:val="bullet"/>
      <w:lvlText w:val=""/>
      <w:lvlJc w:val="left"/>
      <w:pPr>
        <w:tabs>
          <w:tab w:val="num" w:pos="6480"/>
        </w:tabs>
        <w:ind w:left="6480" w:hanging="360"/>
      </w:pPr>
      <w:rPr>
        <w:rFonts w:ascii="Wingdings 2" w:hAnsi="Wingdings 2" w:hint="default"/>
      </w:rPr>
    </w:lvl>
  </w:abstractNum>
  <w:abstractNum w:abstractNumId="1">
    <w:nsid w:val="1A0E494B"/>
    <w:multiLevelType w:val="hybridMultilevel"/>
    <w:tmpl w:val="89CCD0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5F05547"/>
    <w:multiLevelType w:val="hybridMultilevel"/>
    <w:tmpl w:val="149632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C72CD2"/>
    <w:multiLevelType w:val="hybridMultilevel"/>
    <w:tmpl w:val="B3FA2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22A5789"/>
    <w:multiLevelType w:val="hybridMultilevel"/>
    <w:tmpl w:val="B4AC9B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89816E1"/>
    <w:multiLevelType w:val="hybridMultilevel"/>
    <w:tmpl w:val="35AEAB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proofState w:spelling="clean" w:grammar="clean"/>
  <w:defaultTabStop w:val="708"/>
  <w:hyphenationZone w:val="425"/>
  <w:characterSpacingControl w:val="doNotCompress"/>
  <w:footnotePr>
    <w:footnote w:id="-1"/>
    <w:footnote w:id="0"/>
  </w:footnotePr>
  <w:endnotePr>
    <w:endnote w:id="-1"/>
    <w:endnote w:id="0"/>
  </w:endnotePr>
  <w:compat/>
  <w:rsids>
    <w:rsidRoot w:val="000266D7"/>
    <w:rsid w:val="00007FB6"/>
    <w:rsid w:val="000159E5"/>
    <w:rsid w:val="00020FAC"/>
    <w:rsid w:val="00021BA4"/>
    <w:rsid w:val="000266D7"/>
    <w:rsid w:val="00027CA0"/>
    <w:rsid w:val="0003223D"/>
    <w:rsid w:val="00037897"/>
    <w:rsid w:val="00037B13"/>
    <w:rsid w:val="00037BA2"/>
    <w:rsid w:val="000414F8"/>
    <w:rsid w:val="00043A34"/>
    <w:rsid w:val="000510C5"/>
    <w:rsid w:val="00065765"/>
    <w:rsid w:val="00065BA8"/>
    <w:rsid w:val="0007071F"/>
    <w:rsid w:val="0007387C"/>
    <w:rsid w:val="0007395F"/>
    <w:rsid w:val="00082CA1"/>
    <w:rsid w:val="00083BA3"/>
    <w:rsid w:val="00097205"/>
    <w:rsid w:val="000A7D47"/>
    <w:rsid w:val="000B02DD"/>
    <w:rsid w:val="000B6DA6"/>
    <w:rsid w:val="000C4F44"/>
    <w:rsid w:val="000C6175"/>
    <w:rsid w:val="000C72DD"/>
    <w:rsid w:val="000E1494"/>
    <w:rsid w:val="000E3C64"/>
    <w:rsid w:val="000F4166"/>
    <w:rsid w:val="00101C40"/>
    <w:rsid w:val="00101EA5"/>
    <w:rsid w:val="00102BDB"/>
    <w:rsid w:val="00106842"/>
    <w:rsid w:val="00114C39"/>
    <w:rsid w:val="0011719B"/>
    <w:rsid w:val="00132842"/>
    <w:rsid w:val="00134493"/>
    <w:rsid w:val="00134BC0"/>
    <w:rsid w:val="001358A4"/>
    <w:rsid w:val="0013688F"/>
    <w:rsid w:val="00140985"/>
    <w:rsid w:val="0014495C"/>
    <w:rsid w:val="0015215F"/>
    <w:rsid w:val="00166115"/>
    <w:rsid w:val="00170370"/>
    <w:rsid w:val="00177616"/>
    <w:rsid w:val="001815D0"/>
    <w:rsid w:val="00193E1B"/>
    <w:rsid w:val="001B1346"/>
    <w:rsid w:val="001B20D2"/>
    <w:rsid w:val="001B45E2"/>
    <w:rsid w:val="001B6B7E"/>
    <w:rsid w:val="001C064E"/>
    <w:rsid w:val="001C5732"/>
    <w:rsid w:val="001C5D56"/>
    <w:rsid w:val="001D59BE"/>
    <w:rsid w:val="001D77D5"/>
    <w:rsid w:val="001E7240"/>
    <w:rsid w:val="001F2477"/>
    <w:rsid w:val="001F7948"/>
    <w:rsid w:val="0021089C"/>
    <w:rsid w:val="00224C38"/>
    <w:rsid w:val="00232B29"/>
    <w:rsid w:val="00236005"/>
    <w:rsid w:val="00246595"/>
    <w:rsid w:val="002513EC"/>
    <w:rsid w:val="002545E5"/>
    <w:rsid w:val="00254ED4"/>
    <w:rsid w:val="00255BC6"/>
    <w:rsid w:val="00262E93"/>
    <w:rsid w:val="00263D7F"/>
    <w:rsid w:val="00290B8D"/>
    <w:rsid w:val="00292CCB"/>
    <w:rsid w:val="002967E4"/>
    <w:rsid w:val="002A0325"/>
    <w:rsid w:val="002B1681"/>
    <w:rsid w:val="002B27CC"/>
    <w:rsid w:val="002C16A7"/>
    <w:rsid w:val="002E3087"/>
    <w:rsid w:val="002E6AC3"/>
    <w:rsid w:val="002F0CF7"/>
    <w:rsid w:val="003007A1"/>
    <w:rsid w:val="00301FCA"/>
    <w:rsid w:val="00312123"/>
    <w:rsid w:val="00316742"/>
    <w:rsid w:val="00321503"/>
    <w:rsid w:val="00324413"/>
    <w:rsid w:val="003318D5"/>
    <w:rsid w:val="003318F3"/>
    <w:rsid w:val="0033194A"/>
    <w:rsid w:val="00332855"/>
    <w:rsid w:val="003343D0"/>
    <w:rsid w:val="00343261"/>
    <w:rsid w:val="00343DDA"/>
    <w:rsid w:val="00344949"/>
    <w:rsid w:val="00355348"/>
    <w:rsid w:val="003571F1"/>
    <w:rsid w:val="00360A4B"/>
    <w:rsid w:val="00360ADA"/>
    <w:rsid w:val="003647CF"/>
    <w:rsid w:val="00364EB4"/>
    <w:rsid w:val="00365375"/>
    <w:rsid w:val="00380D55"/>
    <w:rsid w:val="00383194"/>
    <w:rsid w:val="00387F4E"/>
    <w:rsid w:val="00390AC1"/>
    <w:rsid w:val="003916CF"/>
    <w:rsid w:val="003956C1"/>
    <w:rsid w:val="003A7D5B"/>
    <w:rsid w:val="003B15B4"/>
    <w:rsid w:val="003B6F68"/>
    <w:rsid w:val="003E47DA"/>
    <w:rsid w:val="003F04AC"/>
    <w:rsid w:val="003F0D45"/>
    <w:rsid w:val="00404A15"/>
    <w:rsid w:val="00404B12"/>
    <w:rsid w:val="00404E99"/>
    <w:rsid w:val="00424E5F"/>
    <w:rsid w:val="004260D8"/>
    <w:rsid w:val="00435326"/>
    <w:rsid w:val="00440A02"/>
    <w:rsid w:val="00445D9D"/>
    <w:rsid w:val="00445E92"/>
    <w:rsid w:val="00460F8E"/>
    <w:rsid w:val="00466793"/>
    <w:rsid w:val="00473B80"/>
    <w:rsid w:val="004820A9"/>
    <w:rsid w:val="004859D6"/>
    <w:rsid w:val="004901A5"/>
    <w:rsid w:val="004903A0"/>
    <w:rsid w:val="004B4A60"/>
    <w:rsid w:val="004B685D"/>
    <w:rsid w:val="004C3EEB"/>
    <w:rsid w:val="004E08AD"/>
    <w:rsid w:val="004E4AB6"/>
    <w:rsid w:val="004E4FBB"/>
    <w:rsid w:val="004F2C5B"/>
    <w:rsid w:val="00506489"/>
    <w:rsid w:val="0050791A"/>
    <w:rsid w:val="005117D9"/>
    <w:rsid w:val="00525E62"/>
    <w:rsid w:val="00534344"/>
    <w:rsid w:val="00543D67"/>
    <w:rsid w:val="005474B4"/>
    <w:rsid w:val="00547E8B"/>
    <w:rsid w:val="00560C26"/>
    <w:rsid w:val="0056537D"/>
    <w:rsid w:val="00566BCA"/>
    <w:rsid w:val="00575B66"/>
    <w:rsid w:val="005840BE"/>
    <w:rsid w:val="005A6DA8"/>
    <w:rsid w:val="005B0630"/>
    <w:rsid w:val="005B213A"/>
    <w:rsid w:val="005B38EC"/>
    <w:rsid w:val="005B7D2A"/>
    <w:rsid w:val="005D26DA"/>
    <w:rsid w:val="005E2136"/>
    <w:rsid w:val="005F10E1"/>
    <w:rsid w:val="005F1FF4"/>
    <w:rsid w:val="005F2D5A"/>
    <w:rsid w:val="005F4889"/>
    <w:rsid w:val="006024BF"/>
    <w:rsid w:val="00614B59"/>
    <w:rsid w:val="006221C9"/>
    <w:rsid w:val="006400D5"/>
    <w:rsid w:val="00642E12"/>
    <w:rsid w:val="0064303F"/>
    <w:rsid w:val="00643CAA"/>
    <w:rsid w:val="00651FDA"/>
    <w:rsid w:val="006550D1"/>
    <w:rsid w:val="006653C0"/>
    <w:rsid w:val="006660EF"/>
    <w:rsid w:val="0066687C"/>
    <w:rsid w:val="00692916"/>
    <w:rsid w:val="00694366"/>
    <w:rsid w:val="006A157B"/>
    <w:rsid w:val="006A203E"/>
    <w:rsid w:val="006A2F2F"/>
    <w:rsid w:val="006B4B80"/>
    <w:rsid w:val="006C380A"/>
    <w:rsid w:val="006E1C08"/>
    <w:rsid w:val="006E41E3"/>
    <w:rsid w:val="006E5CE9"/>
    <w:rsid w:val="006E62B1"/>
    <w:rsid w:val="006E6BC4"/>
    <w:rsid w:val="006E7325"/>
    <w:rsid w:val="006F2102"/>
    <w:rsid w:val="006F2113"/>
    <w:rsid w:val="00705E56"/>
    <w:rsid w:val="00711A65"/>
    <w:rsid w:val="00712D86"/>
    <w:rsid w:val="007162AD"/>
    <w:rsid w:val="00716B58"/>
    <w:rsid w:val="00727628"/>
    <w:rsid w:val="007343FA"/>
    <w:rsid w:val="00734A7C"/>
    <w:rsid w:val="00736FA5"/>
    <w:rsid w:val="00745F74"/>
    <w:rsid w:val="007463CF"/>
    <w:rsid w:val="00757A5F"/>
    <w:rsid w:val="00757EC5"/>
    <w:rsid w:val="00772E0B"/>
    <w:rsid w:val="00777C4C"/>
    <w:rsid w:val="00780675"/>
    <w:rsid w:val="00782F6C"/>
    <w:rsid w:val="007A5749"/>
    <w:rsid w:val="007A6C06"/>
    <w:rsid w:val="007B2037"/>
    <w:rsid w:val="007B2226"/>
    <w:rsid w:val="007B6596"/>
    <w:rsid w:val="007C16FD"/>
    <w:rsid w:val="007E25BA"/>
    <w:rsid w:val="007F5DA5"/>
    <w:rsid w:val="007F75B7"/>
    <w:rsid w:val="0080235C"/>
    <w:rsid w:val="00814EA5"/>
    <w:rsid w:val="008154F7"/>
    <w:rsid w:val="00821E90"/>
    <w:rsid w:val="00823690"/>
    <w:rsid w:val="008358BC"/>
    <w:rsid w:val="0084646B"/>
    <w:rsid w:val="0084768B"/>
    <w:rsid w:val="00867C31"/>
    <w:rsid w:val="00885BAC"/>
    <w:rsid w:val="00887668"/>
    <w:rsid w:val="008911D3"/>
    <w:rsid w:val="008A32CA"/>
    <w:rsid w:val="008E7445"/>
    <w:rsid w:val="008F6FDB"/>
    <w:rsid w:val="0090354C"/>
    <w:rsid w:val="00907E33"/>
    <w:rsid w:val="00910B5A"/>
    <w:rsid w:val="0091433D"/>
    <w:rsid w:val="0092021C"/>
    <w:rsid w:val="00930047"/>
    <w:rsid w:val="0093498F"/>
    <w:rsid w:val="00956E76"/>
    <w:rsid w:val="00960873"/>
    <w:rsid w:val="00965273"/>
    <w:rsid w:val="00966DE1"/>
    <w:rsid w:val="00967099"/>
    <w:rsid w:val="0097109F"/>
    <w:rsid w:val="00971236"/>
    <w:rsid w:val="00992C9A"/>
    <w:rsid w:val="00994973"/>
    <w:rsid w:val="009A0336"/>
    <w:rsid w:val="009A2C00"/>
    <w:rsid w:val="009A34C9"/>
    <w:rsid w:val="009B1AAD"/>
    <w:rsid w:val="009B5263"/>
    <w:rsid w:val="009C6B17"/>
    <w:rsid w:val="009C7608"/>
    <w:rsid w:val="009C7B95"/>
    <w:rsid w:val="009D0BBE"/>
    <w:rsid w:val="009D1246"/>
    <w:rsid w:val="009D4843"/>
    <w:rsid w:val="009E3257"/>
    <w:rsid w:val="009E5A7C"/>
    <w:rsid w:val="009E5E3A"/>
    <w:rsid w:val="009E6497"/>
    <w:rsid w:val="009F795A"/>
    <w:rsid w:val="00A14476"/>
    <w:rsid w:val="00A1531A"/>
    <w:rsid w:val="00A41692"/>
    <w:rsid w:val="00A6552B"/>
    <w:rsid w:val="00A70978"/>
    <w:rsid w:val="00A76EEC"/>
    <w:rsid w:val="00A77236"/>
    <w:rsid w:val="00A82D0B"/>
    <w:rsid w:val="00A83ED4"/>
    <w:rsid w:val="00A84B75"/>
    <w:rsid w:val="00A939D5"/>
    <w:rsid w:val="00AB77D5"/>
    <w:rsid w:val="00AD09EA"/>
    <w:rsid w:val="00AD787E"/>
    <w:rsid w:val="00AF022C"/>
    <w:rsid w:val="00B00C9C"/>
    <w:rsid w:val="00B012A9"/>
    <w:rsid w:val="00B03EDF"/>
    <w:rsid w:val="00B10406"/>
    <w:rsid w:val="00B1137C"/>
    <w:rsid w:val="00B12C74"/>
    <w:rsid w:val="00B14916"/>
    <w:rsid w:val="00B438C7"/>
    <w:rsid w:val="00B45223"/>
    <w:rsid w:val="00B57293"/>
    <w:rsid w:val="00B6122A"/>
    <w:rsid w:val="00B61D27"/>
    <w:rsid w:val="00B630C7"/>
    <w:rsid w:val="00B65630"/>
    <w:rsid w:val="00B66500"/>
    <w:rsid w:val="00B7001E"/>
    <w:rsid w:val="00B739BA"/>
    <w:rsid w:val="00B761B8"/>
    <w:rsid w:val="00B825FB"/>
    <w:rsid w:val="00B85E28"/>
    <w:rsid w:val="00BB3ADB"/>
    <w:rsid w:val="00BC1943"/>
    <w:rsid w:val="00BC2562"/>
    <w:rsid w:val="00BC3B97"/>
    <w:rsid w:val="00BD204E"/>
    <w:rsid w:val="00BD3892"/>
    <w:rsid w:val="00BD42D3"/>
    <w:rsid w:val="00BD4A4A"/>
    <w:rsid w:val="00BE30CC"/>
    <w:rsid w:val="00BF2B1B"/>
    <w:rsid w:val="00C0702F"/>
    <w:rsid w:val="00C117B7"/>
    <w:rsid w:val="00C23F10"/>
    <w:rsid w:val="00C26668"/>
    <w:rsid w:val="00C332A3"/>
    <w:rsid w:val="00C338B7"/>
    <w:rsid w:val="00C4114E"/>
    <w:rsid w:val="00C42BB8"/>
    <w:rsid w:val="00C44B32"/>
    <w:rsid w:val="00C52604"/>
    <w:rsid w:val="00C62C45"/>
    <w:rsid w:val="00C63ECC"/>
    <w:rsid w:val="00C66EBE"/>
    <w:rsid w:val="00C7156B"/>
    <w:rsid w:val="00C7314E"/>
    <w:rsid w:val="00C74018"/>
    <w:rsid w:val="00C8217F"/>
    <w:rsid w:val="00C913E4"/>
    <w:rsid w:val="00CA4748"/>
    <w:rsid w:val="00CB328E"/>
    <w:rsid w:val="00CB57FC"/>
    <w:rsid w:val="00CB77B9"/>
    <w:rsid w:val="00CC1C81"/>
    <w:rsid w:val="00CD2EC5"/>
    <w:rsid w:val="00CF1B98"/>
    <w:rsid w:val="00CF76D2"/>
    <w:rsid w:val="00D04DE2"/>
    <w:rsid w:val="00D07DAB"/>
    <w:rsid w:val="00D1279B"/>
    <w:rsid w:val="00D12FBF"/>
    <w:rsid w:val="00D155C8"/>
    <w:rsid w:val="00D32DA8"/>
    <w:rsid w:val="00D456D7"/>
    <w:rsid w:val="00D55A1F"/>
    <w:rsid w:val="00D56D25"/>
    <w:rsid w:val="00D57827"/>
    <w:rsid w:val="00D628A1"/>
    <w:rsid w:val="00D66541"/>
    <w:rsid w:val="00D80B57"/>
    <w:rsid w:val="00D853A7"/>
    <w:rsid w:val="00D86798"/>
    <w:rsid w:val="00D918DD"/>
    <w:rsid w:val="00D930A4"/>
    <w:rsid w:val="00D939CF"/>
    <w:rsid w:val="00D96BC8"/>
    <w:rsid w:val="00DA3602"/>
    <w:rsid w:val="00DA5A0E"/>
    <w:rsid w:val="00DB19E4"/>
    <w:rsid w:val="00DB1C77"/>
    <w:rsid w:val="00DB51A0"/>
    <w:rsid w:val="00DC1289"/>
    <w:rsid w:val="00DC627A"/>
    <w:rsid w:val="00DD537B"/>
    <w:rsid w:val="00DE702B"/>
    <w:rsid w:val="00E02D5C"/>
    <w:rsid w:val="00E03799"/>
    <w:rsid w:val="00E06979"/>
    <w:rsid w:val="00E078BF"/>
    <w:rsid w:val="00E1109A"/>
    <w:rsid w:val="00E14023"/>
    <w:rsid w:val="00E160FC"/>
    <w:rsid w:val="00E21F77"/>
    <w:rsid w:val="00E23A7E"/>
    <w:rsid w:val="00E26389"/>
    <w:rsid w:val="00E27A8C"/>
    <w:rsid w:val="00E31A43"/>
    <w:rsid w:val="00E3606E"/>
    <w:rsid w:val="00E37FB6"/>
    <w:rsid w:val="00E438A2"/>
    <w:rsid w:val="00E52109"/>
    <w:rsid w:val="00E63202"/>
    <w:rsid w:val="00E63BAD"/>
    <w:rsid w:val="00E8428A"/>
    <w:rsid w:val="00E92277"/>
    <w:rsid w:val="00E93A76"/>
    <w:rsid w:val="00EC7C28"/>
    <w:rsid w:val="00ED4121"/>
    <w:rsid w:val="00EE0288"/>
    <w:rsid w:val="00EE0E70"/>
    <w:rsid w:val="00EE3FED"/>
    <w:rsid w:val="00EF03CD"/>
    <w:rsid w:val="00EF0E5B"/>
    <w:rsid w:val="00EF40DE"/>
    <w:rsid w:val="00EF4B88"/>
    <w:rsid w:val="00EF5D5E"/>
    <w:rsid w:val="00F011F3"/>
    <w:rsid w:val="00F05496"/>
    <w:rsid w:val="00F10EC3"/>
    <w:rsid w:val="00F12B07"/>
    <w:rsid w:val="00F17256"/>
    <w:rsid w:val="00F17CBA"/>
    <w:rsid w:val="00F306AF"/>
    <w:rsid w:val="00F314E1"/>
    <w:rsid w:val="00F33AF8"/>
    <w:rsid w:val="00F51DAE"/>
    <w:rsid w:val="00F560EF"/>
    <w:rsid w:val="00F57766"/>
    <w:rsid w:val="00F614EC"/>
    <w:rsid w:val="00F651E2"/>
    <w:rsid w:val="00F67371"/>
    <w:rsid w:val="00F7112E"/>
    <w:rsid w:val="00F753D3"/>
    <w:rsid w:val="00F8098D"/>
    <w:rsid w:val="00F844E7"/>
    <w:rsid w:val="00F962AB"/>
    <w:rsid w:val="00FA6B33"/>
    <w:rsid w:val="00FB50F5"/>
    <w:rsid w:val="00FD71EE"/>
    <w:rsid w:val="00FE0337"/>
    <w:rsid w:val="00FE343B"/>
    <w:rsid w:val="00FE4F5E"/>
    <w:rsid w:val="00FF7A8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037"/>
  </w:style>
  <w:style w:type="paragraph" w:styleId="Heading1">
    <w:name w:val="heading 1"/>
    <w:basedOn w:val="Title"/>
    <w:next w:val="Title"/>
    <w:link w:val="Heading1Char"/>
    <w:uiPriority w:val="9"/>
    <w:qFormat/>
    <w:rsid w:val="000266D7"/>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CB3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21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5E5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E033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6D7"/>
    <w:rPr>
      <w:rFonts w:asciiTheme="majorHAnsi" w:eastAsiaTheme="majorEastAsia" w:hAnsiTheme="majorHAnsi" w:cstheme="majorBidi"/>
      <w:bCs/>
      <w:color w:val="17365D" w:themeColor="text2" w:themeShade="BF"/>
      <w:spacing w:val="5"/>
      <w:kern w:val="28"/>
      <w:sz w:val="52"/>
      <w:szCs w:val="28"/>
    </w:rPr>
  </w:style>
  <w:style w:type="paragraph" w:styleId="ListParagraph">
    <w:name w:val="List Paragraph"/>
    <w:basedOn w:val="Normal"/>
    <w:uiPriority w:val="34"/>
    <w:qFormat/>
    <w:rsid w:val="000266D7"/>
    <w:pPr>
      <w:ind w:left="720"/>
      <w:contextualSpacing/>
    </w:pPr>
  </w:style>
  <w:style w:type="paragraph" w:styleId="NoSpacing">
    <w:name w:val="No Spacing"/>
    <w:link w:val="NoSpacingChar"/>
    <w:uiPriority w:val="1"/>
    <w:qFormat/>
    <w:rsid w:val="00026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66D7"/>
    <w:rPr>
      <w:rFonts w:eastAsiaTheme="minorEastAsia"/>
      <w:lang w:val="en-US"/>
    </w:rPr>
  </w:style>
  <w:style w:type="paragraph" w:styleId="TOCHeading">
    <w:name w:val="TOC Heading"/>
    <w:basedOn w:val="Heading1"/>
    <w:next w:val="Normal"/>
    <w:uiPriority w:val="39"/>
    <w:unhideWhenUsed/>
    <w:qFormat/>
    <w:rsid w:val="000266D7"/>
    <w:pPr>
      <w:outlineLvl w:val="9"/>
    </w:pPr>
    <w:rPr>
      <w:lang w:val="en-US"/>
    </w:rPr>
  </w:style>
  <w:style w:type="paragraph" w:styleId="TOC1">
    <w:name w:val="toc 1"/>
    <w:basedOn w:val="Normal"/>
    <w:next w:val="Normal"/>
    <w:autoRedefine/>
    <w:uiPriority w:val="39"/>
    <w:unhideWhenUsed/>
    <w:rsid w:val="000266D7"/>
    <w:pPr>
      <w:spacing w:after="100"/>
    </w:pPr>
  </w:style>
  <w:style w:type="character" w:styleId="Hyperlink">
    <w:name w:val="Hyperlink"/>
    <w:basedOn w:val="DefaultParagraphFont"/>
    <w:uiPriority w:val="99"/>
    <w:unhideWhenUsed/>
    <w:rsid w:val="000266D7"/>
    <w:rPr>
      <w:color w:val="0000FF" w:themeColor="hyperlink"/>
      <w:u w:val="single"/>
    </w:rPr>
  </w:style>
  <w:style w:type="paragraph" w:styleId="Title">
    <w:name w:val="Title"/>
    <w:basedOn w:val="Normal"/>
    <w:next w:val="Normal"/>
    <w:link w:val="TitleChar"/>
    <w:uiPriority w:val="10"/>
    <w:qFormat/>
    <w:rsid w:val="000266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6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2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6D7"/>
    <w:rPr>
      <w:rFonts w:ascii="Tahoma" w:hAnsi="Tahoma" w:cs="Tahoma"/>
      <w:sz w:val="16"/>
      <w:szCs w:val="16"/>
    </w:rPr>
  </w:style>
  <w:style w:type="character" w:customStyle="1" w:styleId="Heading2Char">
    <w:name w:val="Heading 2 Char"/>
    <w:basedOn w:val="DefaultParagraphFont"/>
    <w:link w:val="Heading2"/>
    <w:uiPriority w:val="9"/>
    <w:rsid w:val="00CB32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12123"/>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0414F8"/>
    <w:rPr>
      <w:color w:val="808080"/>
    </w:rPr>
  </w:style>
  <w:style w:type="character" w:customStyle="1" w:styleId="hps">
    <w:name w:val="hps"/>
    <w:basedOn w:val="DefaultParagraphFont"/>
    <w:rsid w:val="00B739BA"/>
  </w:style>
  <w:style w:type="paragraph" w:styleId="Header">
    <w:name w:val="header"/>
    <w:basedOn w:val="Normal"/>
    <w:link w:val="HeaderChar"/>
    <w:uiPriority w:val="99"/>
    <w:unhideWhenUsed/>
    <w:rsid w:val="000C4F4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4F44"/>
  </w:style>
  <w:style w:type="paragraph" w:styleId="Footer">
    <w:name w:val="footer"/>
    <w:basedOn w:val="Normal"/>
    <w:link w:val="FooterChar"/>
    <w:uiPriority w:val="99"/>
    <w:unhideWhenUsed/>
    <w:rsid w:val="000C4F4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4F44"/>
  </w:style>
  <w:style w:type="character" w:styleId="CommentReference">
    <w:name w:val="annotation reference"/>
    <w:basedOn w:val="DefaultParagraphFont"/>
    <w:uiPriority w:val="99"/>
    <w:semiHidden/>
    <w:unhideWhenUsed/>
    <w:rsid w:val="00705E56"/>
    <w:rPr>
      <w:sz w:val="16"/>
      <w:szCs w:val="16"/>
    </w:rPr>
  </w:style>
  <w:style w:type="paragraph" w:styleId="CommentText">
    <w:name w:val="annotation text"/>
    <w:basedOn w:val="Normal"/>
    <w:link w:val="CommentTextChar"/>
    <w:uiPriority w:val="99"/>
    <w:semiHidden/>
    <w:unhideWhenUsed/>
    <w:rsid w:val="00705E56"/>
    <w:pPr>
      <w:spacing w:line="240" w:lineRule="auto"/>
    </w:pPr>
    <w:rPr>
      <w:sz w:val="20"/>
      <w:szCs w:val="20"/>
    </w:rPr>
  </w:style>
  <w:style w:type="character" w:customStyle="1" w:styleId="CommentTextChar">
    <w:name w:val="Comment Text Char"/>
    <w:basedOn w:val="DefaultParagraphFont"/>
    <w:link w:val="CommentText"/>
    <w:uiPriority w:val="99"/>
    <w:semiHidden/>
    <w:rsid w:val="00705E56"/>
    <w:rPr>
      <w:sz w:val="20"/>
      <w:szCs w:val="20"/>
    </w:rPr>
  </w:style>
  <w:style w:type="paragraph" w:styleId="CommentSubject">
    <w:name w:val="annotation subject"/>
    <w:basedOn w:val="CommentText"/>
    <w:next w:val="CommentText"/>
    <w:link w:val="CommentSubjectChar"/>
    <w:uiPriority w:val="99"/>
    <w:semiHidden/>
    <w:unhideWhenUsed/>
    <w:rsid w:val="00705E56"/>
    <w:rPr>
      <w:b/>
      <w:bCs/>
    </w:rPr>
  </w:style>
  <w:style w:type="character" w:customStyle="1" w:styleId="CommentSubjectChar">
    <w:name w:val="Comment Subject Char"/>
    <w:basedOn w:val="CommentTextChar"/>
    <w:link w:val="CommentSubject"/>
    <w:uiPriority w:val="99"/>
    <w:semiHidden/>
    <w:rsid w:val="00705E56"/>
    <w:rPr>
      <w:b/>
      <w:bCs/>
    </w:rPr>
  </w:style>
  <w:style w:type="character" w:customStyle="1" w:styleId="Heading4Char">
    <w:name w:val="Heading 4 Char"/>
    <w:basedOn w:val="DefaultParagraphFont"/>
    <w:link w:val="Heading4"/>
    <w:uiPriority w:val="9"/>
    <w:rsid w:val="00705E5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F10EC3"/>
    <w:pPr>
      <w:spacing w:after="100"/>
      <w:ind w:left="220"/>
    </w:pPr>
  </w:style>
  <w:style w:type="paragraph" w:styleId="TOC3">
    <w:name w:val="toc 3"/>
    <w:basedOn w:val="Normal"/>
    <w:next w:val="Normal"/>
    <w:autoRedefine/>
    <w:uiPriority w:val="39"/>
    <w:unhideWhenUsed/>
    <w:rsid w:val="00F10EC3"/>
    <w:pPr>
      <w:spacing w:after="100"/>
      <w:ind w:left="440"/>
    </w:pPr>
  </w:style>
  <w:style w:type="character" w:customStyle="1" w:styleId="atn">
    <w:name w:val="atn"/>
    <w:basedOn w:val="DefaultParagraphFont"/>
    <w:rsid w:val="00F67371"/>
  </w:style>
  <w:style w:type="table" w:styleId="TableGrid">
    <w:name w:val="Table Grid"/>
    <w:basedOn w:val="TableNormal"/>
    <w:uiPriority w:val="59"/>
    <w:rsid w:val="00CB77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FE033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9A3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9A34C9"/>
    <w:rPr>
      <w:rFonts w:ascii="Courier New" w:eastAsia="Times New Roman" w:hAnsi="Courier New" w:cs="Courier New"/>
      <w:sz w:val="20"/>
      <w:szCs w:val="20"/>
      <w:lang w:eastAsia="fr-FR"/>
    </w:rPr>
  </w:style>
  <w:style w:type="character" w:customStyle="1" w:styleId="c1">
    <w:name w:val="c1"/>
    <w:basedOn w:val="DefaultParagraphFont"/>
    <w:rsid w:val="009A34C9"/>
  </w:style>
  <w:style w:type="paragraph" w:styleId="Caption">
    <w:name w:val="caption"/>
    <w:basedOn w:val="Normal"/>
    <w:next w:val="Normal"/>
    <w:uiPriority w:val="35"/>
    <w:unhideWhenUsed/>
    <w:qFormat/>
    <w:rsid w:val="00390AC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C16FD"/>
    <w:pPr>
      <w:spacing w:after="0"/>
    </w:pPr>
  </w:style>
</w:styles>
</file>

<file path=word/webSettings.xml><?xml version="1.0" encoding="utf-8"?>
<w:webSettings xmlns:r="http://schemas.openxmlformats.org/officeDocument/2006/relationships" xmlns:w="http://schemas.openxmlformats.org/wordprocessingml/2006/main">
  <w:divs>
    <w:div w:id="271477714">
      <w:bodyDiv w:val="1"/>
      <w:marLeft w:val="0"/>
      <w:marRight w:val="0"/>
      <w:marTop w:val="0"/>
      <w:marBottom w:val="0"/>
      <w:divBdr>
        <w:top w:val="none" w:sz="0" w:space="0" w:color="auto"/>
        <w:left w:val="none" w:sz="0" w:space="0" w:color="auto"/>
        <w:bottom w:val="none" w:sz="0" w:space="0" w:color="auto"/>
        <w:right w:val="none" w:sz="0" w:space="0" w:color="auto"/>
      </w:divBdr>
      <w:divsChild>
        <w:div w:id="832454700">
          <w:marLeft w:val="1008"/>
          <w:marRight w:val="0"/>
          <w:marTop w:val="115"/>
          <w:marBottom w:val="0"/>
          <w:divBdr>
            <w:top w:val="none" w:sz="0" w:space="0" w:color="auto"/>
            <w:left w:val="none" w:sz="0" w:space="0" w:color="auto"/>
            <w:bottom w:val="none" w:sz="0" w:space="0" w:color="auto"/>
            <w:right w:val="none" w:sz="0" w:space="0" w:color="auto"/>
          </w:divBdr>
        </w:div>
        <w:div w:id="59522204">
          <w:marLeft w:val="1008"/>
          <w:marRight w:val="0"/>
          <w:marTop w:val="115"/>
          <w:marBottom w:val="0"/>
          <w:divBdr>
            <w:top w:val="none" w:sz="0" w:space="0" w:color="auto"/>
            <w:left w:val="none" w:sz="0" w:space="0" w:color="auto"/>
            <w:bottom w:val="none" w:sz="0" w:space="0" w:color="auto"/>
            <w:right w:val="none" w:sz="0" w:space="0" w:color="auto"/>
          </w:divBdr>
        </w:div>
        <w:div w:id="881095962">
          <w:marLeft w:val="1008"/>
          <w:marRight w:val="0"/>
          <w:marTop w:val="115"/>
          <w:marBottom w:val="0"/>
          <w:divBdr>
            <w:top w:val="none" w:sz="0" w:space="0" w:color="auto"/>
            <w:left w:val="none" w:sz="0" w:space="0" w:color="auto"/>
            <w:bottom w:val="none" w:sz="0" w:space="0" w:color="auto"/>
            <w:right w:val="none" w:sz="0" w:space="0" w:color="auto"/>
          </w:divBdr>
        </w:div>
      </w:divsChild>
    </w:div>
    <w:div w:id="1348941888">
      <w:bodyDiv w:val="1"/>
      <w:marLeft w:val="0"/>
      <w:marRight w:val="0"/>
      <w:marTop w:val="0"/>
      <w:marBottom w:val="0"/>
      <w:divBdr>
        <w:top w:val="none" w:sz="0" w:space="0" w:color="auto"/>
        <w:left w:val="none" w:sz="0" w:space="0" w:color="auto"/>
        <w:bottom w:val="none" w:sz="0" w:space="0" w:color="auto"/>
        <w:right w:val="none" w:sz="0" w:space="0" w:color="auto"/>
      </w:divBdr>
      <w:divsChild>
        <w:div w:id="913389895">
          <w:marLeft w:val="0"/>
          <w:marRight w:val="0"/>
          <w:marTop w:val="0"/>
          <w:marBottom w:val="0"/>
          <w:divBdr>
            <w:top w:val="none" w:sz="0" w:space="0" w:color="auto"/>
            <w:left w:val="none" w:sz="0" w:space="0" w:color="auto"/>
            <w:bottom w:val="none" w:sz="0" w:space="0" w:color="auto"/>
            <w:right w:val="none" w:sz="0" w:space="0" w:color="auto"/>
          </w:divBdr>
        </w:div>
        <w:div w:id="1785033474">
          <w:marLeft w:val="0"/>
          <w:marRight w:val="0"/>
          <w:marTop w:val="0"/>
          <w:marBottom w:val="0"/>
          <w:divBdr>
            <w:top w:val="none" w:sz="0" w:space="0" w:color="auto"/>
            <w:left w:val="none" w:sz="0" w:space="0" w:color="auto"/>
            <w:bottom w:val="none" w:sz="0" w:space="0" w:color="auto"/>
            <w:right w:val="none" w:sz="0" w:space="0" w:color="auto"/>
          </w:divBdr>
        </w:div>
        <w:div w:id="1179926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hyperlink" Target="file:///C:\Users\A\Desktop\Projet_S7\projetS7_Eng.doc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esktop\Projet_S7\M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a:t>Mel's scale</a:t>
            </a:r>
          </a:p>
        </c:rich>
      </c:tx>
    </c:title>
    <c:plotArea>
      <c:layout/>
      <c:scatterChart>
        <c:scatterStyle val="smoothMarker"/>
        <c:ser>
          <c:idx val="0"/>
          <c:order val="0"/>
          <c:tx>
            <c:v>Mel</c:v>
          </c:tx>
          <c:marker>
            <c:symbol val="none"/>
          </c:marker>
          <c:xVal>
            <c:numRef>
              <c:f>Sheet1!$C$3:$C$21</c:f>
              <c:numCache>
                <c:formatCode>General</c:formatCode>
                <c:ptCount val="19"/>
                <c:pt idx="0">
                  <c:v>275.63444261343136</c:v>
                </c:pt>
                <c:pt idx="1">
                  <c:v>506.95998871988297</c:v>
                </c:pt>
                <c:pt idx="2">
                  <c:v>706.26879694329352</c:v>
                </c:pt>
                <c:pt idx="3">
                  <c:v>881.35550350138089</c:v>
                </c:pt>
                <c:pt idx="4">
                  <c:v>1037.474705418663</c:v>
                </c:pt>
                <c:pt idx="5">
                  <c:v>1178.3372412585031</c:v>
                </c:pt>
                <c:pt idx="6">
                  <c:v>1306.661338234034</c:v>
                </c:pt>
                <c:pt idx="7">
                  <c:v>1424.4978285279099</c:v>
                </c:pt>
                <c:pt idx="8">
                  <c:v>1533.4322000810737</c:v>
                </c:pt>
                <c:pt idx="9">
                  <c:v>1634.7155359182561</c:v>
                </c:pt>
                <c:pt idx="10">
                  <c:v>1729.3524100563141</c:v>
                </c:pt>
                <c:pt idx="11">
                  <c:v>1818.1616770141868</c:v>
                </c:pt>
                <c:pt idx="12">
                  <c:v>1901.8196060610965</c:v>
                </c:pt>
                <c:pt idx="13">
                  <c:v>1980.8911770522955</c:v>
                </c:pt>
                <c:pt idx="14">
                  <c:v>2055.8532347335467</c:v>
                </c:pt>
                <c:pt idx="15">
                  <c:v>2127.111917903369</c:v>
                </c:pt>
                <c:pt idx="16">
                  <c:v>2195.0159824051429</c:v>
                </c:pt>
                <c:pt idx="17">
                  <c:v>2259.8671267551122</c:v>
                </c:pt>
                <c:pt idx="18">
                  <c:v>2321.9280948873625</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1473.684210526299</c:v>
                </c:pt>
                <c:pt idx="7">
                  <c:v>1684.21052631579</c:v>
                </c:pt>
                <c:pt idx="8">
                  <c:v>1894.7368421052631</c:v>
                </c:pt>
                <c:pt idx="9">
                  <c:v>2105.2631578947371</c:v>
                </c:pt>
                <c:pt idx="10">
                  <c:v>2315.7894736842104</c:v>
                </c:pt>
                <c:pt idx="11">
                  <c:v>2526.3157894736842</c:v>
                </c:pt>
                <c:pt idx="12">
                  <c:v>2736.8421052631579</c:v>
                </c:pt>
                <c:pt idx="13">
                  <c:v>2947.3684210526117</c:v>
                </c:pt>
                <c:pt idx="14">
                  <c:v>3157.8947368421377</c:v>
                </c:pt>
                <c:pt idx="15">
                  <c:v>3368.4210526316078</c:v>
                </c:pt>
                <c:pt idx="16">
                  <c:v>3578.9473684210507</c:v>
                </c:pt>
                <c:pt idx="17">
                  <c:v>3789.4736842105262</c:v>
                </c:pt>
                <c:pt idx="18">
                  <c:v>4000</c:v>
                </c:pt>
              </c:numCache>
            </c:numRef>
          </c:yVal>
          <c:smooth val="1"/>
        </c:ser>
        <c:ser>
          <c:idx val="1"/>
          <c:order val="1"/>
          <c:tx>
            <c:v>lin</c:v>
          </c:tx>
          <c:spPr>
            <a:ln>
              <a:noFill/>
            </a:ln>
          </c:spPr>
          <c:marker>
            <c:symbol val="none"/>
          </c:marker>
          <c:trendline>
            <c:spPr>
              <a:ln w="12700" cap="rnd"/>
            </c:spPr>
            <c:trendlineType val="linear"/>
            <c:forward val="1000"/>
          </c:trendline>
          <c:xVal>
            <c:numRef>
              <c:f>Sheet1!$C$3:$C$6</c:f>
              <c:numCache>
                <c:formatCode>General</c:formatCode>
                <c:ptCount val="4"/>
                <c:pt idx="0">
                  <c:v>275.63444261343136</c:v>
                </c:pt>
                <c:pt idx="1">
                  <c:v>506.95998871988297</c:v>
                </c:pt>
                <c:pt idx="2">
                  <c:v>706.26879694329352</c:v>
                </c:pt>
                <c:pt idx="3">
                  <c:v>881.35550350138089</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1473.684210526299</c:v>
                </c:pt>
                <c:pt idx="7">
                  <c:v>1684.21052631579</c:v>
                </c:pt>
                <c:pt idx="8">
                  <c:v>1894.7368421052631</c:v>
                </c:pt>
                <c:pt idx="9">
                  <c:v>2105.2631578947371</c:v>
                </c:pt>
                <c:pt idx="10">
                  <c:v>2315.7894736842104</c:v>
                </c:pt>
                <c:pt idx="11">
                  <c:v>2526.3157894736842</c:v>
                </c:pt>
                <c:pt idx="12">
                  <c:v>2736.8421052631579</c:v>
                </c:pt>
                <c:pt idx="13">
                  <c:v>2947.3684210526117</c:v>
                </c:pt>
                <c:pt idx="14">
                  <c:v>3157.8947368421377</c:v>
                </c:pt>
                <c:pt idx="15">
                  <c:v>3368.4210526316078</c:v>
                </c:pt>
                <c:pt idx="16">
                  <c:v>3578.9473684210507</c:v>
                </c:pt>
                <c:pt idx="17">
                  <c:v>3789.4736842105262</c:v>
                </c:pt>
                <c:pt idx="18">
                  <c:v>4000</c:v>
                </c:pt>
              </c:numCache>
            </c:numRef>
          </c:yVal>
          <c:smooth val="1"/>
        </c:ser>
        <c:axId val="126384384"/>
        <c:axId val="126398848"/>
      </c:scatterChart>
      <c:valAx>
        <c:axId val="126384384"/>
        <c:scaling>
          <c:orientation val="minMax"/>
        </c:scaling>
        <c:axPos val="b"/>
        <c:title>
          <c:tx>
            <c:rich>
              <a:bodyPr/>
              <a:lstStyle/>
              <a:p>
                <a:pPr>
                  <a:defRPr/>
                </a:pPr>
                <a:r>
                  <a:rPr lang="fr-FR"/>
                  <a:t>Output frequency (Mel)</a:t>
                </a:r>
              </a:p>
            </c:rich>
          </c:tx>
        </c:title>
        <c:numFmt formatCode="General" sourceLinked="1"/>
        <c:tickLblPos val="nextTo"/>
        <c:crossAx val="126398848"/>
        <c:crosses val="autoZero"/>
        <c:crossBetween val="midCat"/>
      </c:valAx>
      <c:valAx>
        <c:axId val="126398848"/>
        <c:scaling>
          <c:orientation val="minMax"/>
        </c:scaling>
        <c:axPos val="l"/>
        <c:majorGridlines/>
        <c:title>
          <c:tx>
            <c:rich>
              <a:bodyPr rot="-5400000" vert="horz"/>
              <a:lstStyle/>
              <a:p>
                <a:pPr>
                  <a:defRPr/>
                </a:pPr>
                <a:r>
                  <a:rPr lang="fr-FR"/>
                  <a:t>Input frequency (Hz)</a:t>
                </a:r>
              </a:p>
            </c:rich>
          </c:tx>
        </c:title>
        <c:numFmt formatCode="General" sourceLinked="1"/>
        <c:tickLblPos val="nextTo"/>
        <c:crossAx val="126384384"/>
        <c:crosses val="autoZero"/>
        <c:crossBetween val="midCat"/>
      </c:valAx>
    </c:plotArea>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BC0B0B-8BE9-4357-8FF0-9503135ABE05}" type="doc">
      <dgm:prSet loTypeId="urn:microsoft.com/office/officeart/2005/8/layout/chevron2" loCatId="list" qsTypeId="urn:microsoft.com/office/officeart/2005/8/quickstyle/simple5" qsCatId="simple" csTypeId="urn:microsoft.com/office/officeart/2005/8/colors/accent1_2" csCatId="accent1" phldr="1"/>
      <dgm:spPr/>
      <dgm:t>
        <a:bodyPr/>
        <a:lstStyle/>
        <a:p>
          <a:endParaRPr lang="fr-FR"/>
        </a:p>
      </dgm:t>
    </dgm:pt>
    <dgm:pt modelId="{75641EC3-E517-420F-B4D6-D1CFDE6D95BD}">
      <dgm:prSet phldrT="[Text]"/>
      <dgm:spPr/>
      <dgm:t>
        <a:bodyPr/>
        <a:lstStyle/>
        <a:p>
          <a:r>
            <a:rPr lang="fr-FR"/>
            <a:t>Monday 7</a:t>
          </a:r>
        </a:p>
      </dgm:t>
    </dgm:pt>
    <dgm:pt modelId="{58A1E596-C87E-4ECC-ACB7-26A5E9AB5E14}" type="parTrans" cxnId="{5383B17B-D117-4F17-A13F-504393338E0D}">
      <dgm:prSet/>
      <dgm:spPr/>
      <dgm:t>
        <a:bodyPr/>
        <a:lstStyle/>
        <a:p>
          <a:endParaRPr lang="fr-FR"/>
        </a:p>
      </dgm:t>
    </dgm:pt>
    <dgm:pt modelId="{0B8422E2-3C2B-42E1-83FF-45F1620954D5}" type="sibTrans" cxnId="{5383B17B-D117-4F17-A13F-504393338E0D}">
      <dgm:prSet/>
      <dgm:spPr/>
      <dgm:t>
        <a:bodyPr/>
        <a:lstStyle/>
        <a:p>
          <a:endParaRPr lang="fr-FR"/>
        </a:p>
      </dgm:t>
    </dgm:pt>
    <dgm:pt modelId="{DA75C8CB-CB7C-4D77-8F59-DB2B8B0291E4}">
      <dgm:prSet phldrT="[Text]"/>
      <dgm:spPr/>
      <dgm:t>
        <a:bodyPr/>
        <a:lstStyle/>
        <a:p>
          <a:r>
            <a:rPr lang="fr-FR"/>
            <a:t>morning: github and librairies (SDL)</a:t>
          </a:r>
        </a:p>
      </dgm:t>
    </dgm:pt>
    <dgm:pt modelId="{3565C8C1-AFE8-4B62-A90D-C696694F2248}" type="parTrans" cxnId="{5913FDDE-26FF-4AE1-B555-FE24C7417BBB}">
      <dgm:prSet/>
      <dgm:spPr/>
      <dgm:t>
        <a:bodyPr/>
        <a:lstStyle/>
        <a:p>
          <a:endParaRPr lang="fr-FR"/>
        </a:p>
      </dgm:t>
    </dgm:pt>
    <dgm:pt modelId="{49870C28-D90C-4414-BA4E-204EDF2F4D66}" type="sibTrans" cxnId="{5913FDDE-26FF-4AE1-B555-FE24C7417BBB}">
      <dgm:prSet/>
      <dgm:spPr/>
      <dgm:t>
        <a:bodyPr/>
        <a:lstStyle/>
        <a:p>
          <a:endParaRPr lang="fr-FR"/>
        </a:p>
      </dgm:t>
    </dgm:pt>
    <dgm:pt modelId="{CEA3499C-79E5-4BF9-9502-16FFF0F571C3}">
      <dgm:prSet phldrT="[Text]"/>
      <dgm:spPr/>
      <dgm:t>
        <a:bodyPr/>
        <a:lstStyle/>
        <a:p>
          <a:r>
            <a:rPr lang="fr-FR"/>
            <a:t>after noon: tasks definition , work plan, meeting with M. Leroux</a:t>
          </a:r>
        </a:p>
      </dgm:t>
    </dgm:pt>
    <dgm:pt modelId="{747C0894-F844-4825-A434-1E9F2BF7EAE7}" type="parTrans" cxnId="{A026CBD5-0BD3-4F6D-926A-DD0847E68C63}">
      <dgm:prSet/>
      <dgm:spPr/>
      <dgm:t>
        <a:bodyPr/>
        <a:lstStyle/>
        <a:p>
          <a:endParaRPr lang="fr-FR"/>
        </a:p>
      </dgm:t>
    </dgm:pt>
    <dgm:pt modelId="{56FE3290-7BAA-477B-9936-A5420B608D92}" type="sibTrans" cxnId="{A026CBD5-0BD3-4F6D-926A-DD0847E68C63}">
      <dgm:prSet/>
      <dgm:spPr/>
      <dgm:t>
        <a:bodyPr/>
        <a:lstStyle/>
        <a:p>
          <a:endParaRPr lang="fr-FR"/>
        </a:p>
      </dgm:t>
    </dgm:pt>
    <dgm:pt modelId="{E694C9B8-1AEF-4D28-8C76-1099962ADB46}">
      <dgm:prSet phldrT="[Text]"/>
      <dgm:spPr/>
      <dgm:t>
        <a:bodyPr/>
        <a:lstStyle/>
        <a:p>
          <a:r>
            <a:rPr lang="fr-FR"/>
            <a:t>Thuesday 8</a:t>
          </a:r>
        </a:p>
      </dgm:t>
    </dgm:pt>
    <dgm:pt modelId="{032603A6-B2A1-4328-B85E-1184182841B2}" type="parTrans" cxnId="{7F01A707-E387-4ED3-99A4-C11F254375FC}">
      <dgm:prSet/>
      <dgm:spPr/>
      <dgm:t>
        <a:bodyPr/>
        <a:lstStyle/>
        <a:p>
          <a:endParaRPr lang="fr-FR"/>
        </a:p>
      </dgm:t>
    </dgm:pt>
    <dgm:pt modelId="{29B7E53C-A04E-4956-B400-AF07DEC8F347}" type="sibTrans" cxnId="{7F01A707-E387-4ED3-99A4-C11F254375FC}">
      <dgm:prSet/>
      <dgm:spPr/>
      <dgm:t>
        <a:bodyPr/>
        <a:lstStyle/>
        <a:p>
          <a:endParaRPr lang="fr-FR"/>
        </a:p>
      </dgm:t>
    </dgm:pt>
    <dgm:pt modelId="{4E97AE09-16D4-403A-BD23-FBA897F9214B}">
      <dgm:prSet phldrT="[Text]"/>
      <dgm:spPr/>
      <dgm:t>
        <a:bodyPr/>
        <a:lstStyle/>
        <a:p>
          <a:r>
            <a:rPr lang="fr-FR"/>
            <a:t>morning: JP-research learning / comparison, M-repport, JD-sound recording</a:t>
          </a:r>
        </a:p>
      </dgm:t>
    </dgm:pt>
    <dgm:pt modelId="{79036F73-197D-43F3-A5D8-2F925A7D2514}" type="parTrans" cxnId="{4B763F3C-8DE9-4714-9CA1-4A7D1A08972A}">
      <dgm:prSet/>
      <dgm:spPr/>
      <dgm:t>
        <a:bodyPr/>
        <a:lstStyle/>
        <a:p>
          <a:endParaRPr lang="fr-FR"/>
        </a:p>
      </dgm:t>
    </dgm:pt>
    <dgm:pt modelId="{8E19EE99-CAEF-4071-8C7D-F571622B87E3}" type="sibTrans" cxnId="{4B763F3C-8DE9-4714-9CA1-4A7D1A08972A}">
      <dgm:prSet/>
      <dgm:spPr/>
      <dgm:t>
        <a:bodyPr/>
        <a:lstStyle/>
        <a:p>
          <a:endParaRPr lang="fr-FR"/>
        </a:p>
      </dgm:t>
    </dgm:pt>
    <dgm:pt modelId="{43A483D1-A4DA-49C1-8399-E788330E6874}">
      <dgm:prSet phldrT="[Text]"/>
      <dgm:spPr/>
      <dgm:t>
        <a:bodyPr/>
        <a:lstStyle/>
        <a:p>
          <a:r>
            <a:rPr lang="fr-FR"/>
            <a:t>after noon: JP-research learning / comparison, M-repport, JD-signal split and FFT</a:t>
          </a:r>
        </a:p>
      </dgm:t>
    </dgm:pt>
    <dgm:pt modelId="{6F93B50E-8762-4963-A3CC-9B518023A5CB}" type="parTrans" cxnId="{A4A32639-21B2-4454-A16F-0A635AAC0422}">
      <dgm:prSet/>
      <dgm:spPr/>
      <dgm:t>
        <a:bodyPr/>
        <a:lstStyle/>
        <a:p>
          <a:endParaRPr lang="fr-FR"/>
        </a:p>
      </dgm:t>
    </dgm:pt>
    <dgm:pt modelId="{998E90F3-9276-46B4-8397-7C215DDFEB8F}" type="sibTrans" cxnId="{A4A32639-21B2-4454-A16F-0A635AAC0422}">
      <dgm:prSet/>
      <dgm:spPr/>
      <dgm:t>
        <a:bodyPr/>
        <a:lstStyle/>
        <a:p>
          <a:endParaRPr lang="fr-FR"/>
        </a:p>
      </dgm:t>
    </dgm:pt>
    <dgm:pt modelId="{9C5AD1C5-9ECE-49D5-9203-588BDCC8414B}">
      <dgm:prSet phldrT="[Text]"/>
      <dgm:spPr/>
      <dgm:t>
        <a:bodyPr/>
        <a:lstStyle/>
        <a:p>
          <a:r>
            <a:rPr lang="fr-FR"/>
            <a:t>Wednesday 9</a:t>
          </a:r>
        </a:p>
      </dgm:t>
    </dgm:pt>
    <dgm:pt modelId="{642F6852-2750-4A97-8E9C-8777E7E7D2B4}" type="parTrans" cxnId="{034FC0B2-198E-431C-B9E1-B78478D00A39}">
      <dgm:prSet/>
      <dgm:spPr/>
      <dgm:t>
        <a:bodyPr/>
        <a:lstStyle/>
        <a:p>
          <a:endParaRPr lang="fr-FR"/>
        </a:p>
      </dgm:t>
    </dgm:pt>
    <dgm:pt modelId="{45431E33-31D5-4756-9821-E6B50EE6B741}" type="sibTrans" cxnId="{034FC0B2-198E-431C-B9E1-B78478D00A39}">
      <dgm:prSet/>
      <dgm:spPr/>
      <dgm:t>
        <a:bodyPr/>
        <a:lstStyle/>
        <a:p>
          <a:endParaRPr lang="fr-FR"/>
        </a:p>
      </dgm:t>
    </dgm:pt>
    <dgm:pt modelId="{E18F7E44-6C96-47BA-8AF2-886CFB2C4098}">
      <dgm:prSet phldrT="[Text]"/>
      <dgm:spPr/>
      <dgm:t>
        <a:bodyPr/>
        <a:lstStyle/>
        <a:p>
          <a:r>
            <a:rPr lang="fr-FR"/>
            <a:t>morning: JP-research learning / comparison, M-repport, JD-Mel and spectrogram</a:t>
          </a:r>
        </a:p>
      </dgm:t>
    </dgm:pt>
    <dgm:pt modelId="{EB1AB794-D3A6-4540-81EA-06A99FD27850}" type="parTrans" cxnId="{B6D7AA4E-72EF-45F9-B65F-D3CC5CBA3A31}">
      <dgm:prSet/>
      <dgm:spPr/>
      <dgm:t>
        <a:bodyPr/>
        <a:lstStyle/>
        <a:p>
          <a:endParaRPr lang="fr-FR"/>
        </a:p>
      </dgm:t>
    </dgm:pt>
    <dgm:pt modelId="{0BE81225-897F-4E3B-BB0F-EE64EBB543BF}" type="sibTrans" cxnId="{B6D7AA4E-72EF-45F9-B65F-D3CC5CBA3A31}">
      <dgm:prSet/>
      <dgm:spPr/>
      <dgm:t>
        <a:bodyPr/>
        <a:lstStyle/>
        <a:p>
          <a:endParaRPr lang="fr-FR"/>
        </a:p>
      </dgm:t>
    </dgm:pt>
    <dgm:pt modelId="{5A4EFB54-C272-4383-A38D-74B9D23A81F9}">
      <dgm:prSet phldrT="[Text]"/>
      <dgm:spPr/>
      <dgm:t>
        <a:bodyPr/>
        <a:lstStyle/>
        <a:p>
          <a:r>
            <a:rPr lang="fr-FR"/>
            <a:t>after noon: JP-research learning / comparison, M-repport, JD-begining DTW</a:t>
          </a:r>
        </a:p>
      </dgm:t>
    </dgm:pt>
    <dgm:pt modelId="{F57F6A3C-22B1-4763-BFF5-006F81CFC6DA}" type="parTrans" cxnId="{F1C21C86-57E9-4396-A832-B57B485C162F}">
      <dgm:prSet/>
      <dgm:spPr/>
      <dgm:t>
        <a:bodyPr/>
        <a:lstStyle/>
        <a:p>
          <a:endParaRPr lang="fr-FR"/>
        </a:p>
      </dgm:t>
    </dgm:pt>
    <dgm:pt modelId="{4C4988E0-FF3E-4442-8D07-33FF9D4096D2}" type="sibTrans" cxnId="{F1C21C86-57E9-4396-A832-B57B485C162F}">
      <dgm:prSet/>
      <dgm:spPr/>
      <dgm:t>
        <a:bodyPr/>
        <a:lstStyle/>
        <a:p>
          <a:endParaRPr lang="fr-FR"/>
        </a:p>
      </dgm:t>
    </dgm:pt>
    <dgm:pt modelId="{3B2E561D-3A8A-401A-8FF2-2F5F9A488B98}">
      <dgm:prSet/>
      <dgm:spPr/>
      <dgm:t>
        <a:bodyPr/>
        <a:lstStyle/>
        <a:p>
          <a:r>
            <a:rPr lang="fr-FR"/>
            <a:t>Thursday 10</a:t>
          </a:r>
        </a:p>
      </dgm:t>
    </dgm:pt>
    <dgm:pt modelId="{97CF598D-E1B8-4435-BC5A-BE5CBC7679C4}" type="parTrans" cxnId="{E71A3F59-66B7-4BE7-9805-29848B7BE3EE}">
      <dgm:prSet/>
      <dgm:spPr/>
      <dgm:t>
        <a:bodyPr/>
        <a:lstStyle/>
        <a:p>
          <a:endParaRPr lang="fr-FR"/>
        </a:p>
      </dgm:t>
    </dgm:pt>
    <dgm:pt modelId="{A7345746-0022-46D2-986B-895D7623DBD7}" type="sibTrans" cxnId="{E71A3F59-66B7-4BE7-9805-29848B7BE3EE}">
      <dgm:prSet/>
      <dgm:spPr/>
      <dgm:t>
        <a:bodyPr/>
        <a:lstStyle/>
        <a:p>
          <a:endParaRPr lang="fr-FR"/>
        </a:p>
      </dgm:t>
    </dgm:pt>
    <dgm:pt modelId="{458670A4-80CE-4C32-A7A8-56D657B290C3}">
      <dgm:prSet/>
      <dgm:spPr/>
      <dgm:t>
        <a:bodyPr/>
        <a:lstStyle/>
        <a:p>
          <a:r>
            <a:rPr lang="fr-FR"/>
            <a:t>Friday 11</a:t>
          </a:r>
        </a:p>
      </dgm:t>
    </dgm:pt>
    <dgm:pt modelId="{88828D41-096F-414B-916C-FA9023FF4F13}" type="parTrans" cxnId="{9A25709C-C66E-420F-8238-14185268D4F2}">
      <dgm:prSet/>
      <dgm:spPr/>
      <dgm:t>
        <a:bodyPr/>
        <a:lstStyle/>
        <a:p>
          <a:endParaRPr lang="fr-FR"/>
        </a:p>
      </dgm:t>
    </dgm:pt>
    <dgm:pt modelId="{71A24666-7676-4C00-9A37-8CE45814C696}" type="sibTrans" cxnId="{9A25709C-C66E-420F-8238-14185268D4F2}">
      <dgm:prSet/>
      <dgm:spPr/>
      <dgm:t>
        <a:bodyPr/>
        <a:lstStyle/>
        <a:p>
          <a:endParaRPr lang="fr-FR"/>
        </a:p>
      </dgm:t>
    </dgm:pt>
    <dgm:pt modelId="{0B078E33-2C80-4EE7-AE97-EEE4C7E88AF6}">
      <dgm:prSet/>
      <dgm:spPr/>
      <dgm:t>
        <a:bodyPr/>
        <a:lstStyle/>
        <a:p>
          <a:r>
            <a:rPr lang="fr-FR"/>
            <a:t>Monday 14</a:t>
          </a:r>
        </a:p>
      </dgm:t>
    </dgm:pt>
    <dgm:pt modelId="{0C147657-35F2-4480-94F6-908B8DBB1B40}" type="parTrans" cxnId="{60C37C56-77A7-4897-8A5D-9845841489C2}">
      <dgm:prSet/>
      <dgm:spPr/>
      <dgm:t>
        <a:bodyPr/>
        <a:lstStyle/>
        <a:p>
          <a:endParaRPr lang="fr-FR"/>
        </a:p>
      </dgm:t>
    </dgm:pt>
    <dgm:pt modelId="{819A2460-C219-4A4D-B647-45E1CB3325A5}" type="sibTrans" cxnId="{60C37C56-77A7-4897-8A5D-9845841489C2}">
      <dgm:prSet/>
      <dgm:spPr/>
      <dgm:t>
        <a:bodyPr/>
        <a:lstStyle/>
        <a:p>
          <a:endParaRPr lang="fr-FR"/>
        </a:p>
      </dgm:t>
    </dgm:pt>
    <dgm:pt modelId="{5559D006-998C-43F7-9B82-DBCF3550352B}">
      <dgm:prSet/>
      <dgm:spPr/>
      <dgm:t>
        <a:bodyPr/>
        <a:lstStyle/>
        <a:p>
          <a:r>
            <a:rPr lang="fr-FR"/>
            <a:t>Thursday 17</a:t>
          </a:r>
        </a:p>
      </dgm:t>
    </dgm:pt>
    <dgm:pt modelId="{7FDF1439-A874-410D-B713-1B173A5B1AC6}" type="parTrans" cxnId="{DDA66008-0085-4235-A174-336E96C4AEDF}">
      <dgm:prSet/>
      <dgm:spPr/>
      <dgm:t>
        <a:bodyPr/>
        <a:lstStyle/>
        <a:p>
          <a:endParaRPr lang="fr-FR"/>
        </a:p>
      </dgm:t>
    </dgm:pt>
    <dgm:pt modelId="{4DB9DC7D-7AAE-4D15-B7AA-0D729F15DE47}" type="sibTrans" cxnId="{DDA66008-0085-4235-A174-336E96C4AEDF}">
      <dgm:prSet/>
      <dgm:spPr/>
      <dgm:t>
        <a:bodyPr/>
        <a:lstStyle/>
        <a:p>
          <a:endParaRPr lang="fr-FR"/>
        </a:p>
      </dgm:t>
    </dgm:pt>
    <dgm:pt modelId="{264C0C9D-C7DC-4324-AA72-5C9FE9E9222E}">
      <dgm:prSet/>
      <dgm:spPr/>
      <dgm:t>
        <a:bodyPr/>
        <a:lstStyle/>
        <a:p>
          <a:r>
            <a:rPr lang="fr-FR"/>
            <a:t>Friday 18</a:t>
          </a:r>
        </a:p>
      </dgm:t>
    </dgm:pt>
    <dgm:pt modelId="{EFD5E804-ED77-4609-8393-1DA50A55C911}" type="parTrans" cxnId="{32061DEE-515A-481A-8A71-41885F74EAA2}">
      <dgm:prSet/>
      <dgm:spPr/>
      <dgm:t>
        <a:bodyPr/>
        <a:lstStyle/>
        <a:p>
          <a:endParaRPr lang="fr-FR"/>
        </a:p>
      </dgm:t>
    </dgm:pt>
    <dgm:pt modelId="{27EE3456-7892-4F3C-A265-BE931B5508D2}" type="sibTrans" cxnId="{32061DEE-515A-481A-8A71-41885F74EAA2}">
      <dgm:prSet/>
      <dgm:spPr/>
      <dgm:t>
        <a:bodyPr/>
        <a:lstStyle/>
        <a:p>
          <a:endParaRPr lang="fr-FR"/>
        </a:p>
      </dgm:t>
    </dgm:pt>
    <dgm:pt modelId="{63AFD222-A863-47C8-85ED-286E7C359AD0}">
      <dgm:prSet/>
      <dgm:spPr/>
      <dgm:t>
        <a:bodyPr/>
        <a:lstStyle/>
        <a:p>
          <a:r>
            <a:rPr lang="fr-FR"/>
            <a:t>Monday 21</a:t>
          </a:r>
        </a:p>
      </dgm:t>
    </dgm:pt>
    <dgm:pt modelId="{7E701300-12F4-413F-AC42-058BFFBF5678}" type="parTrans" cxnId="{DFF8581E-6191-4EA1-9477-9392263AAACD}">
      <dgm:prSet/>
      <dgm:spPr/>
      <dgm:t>
        <a:bodyPr/>
        <a:lstStyle/>
        <a:p>
          <a:endParaRPr lang="fr-FR"/>
        </a:p>
      </dgm:t>
    </dgm:pt>
    <dgm:pt modelId="{6ED3D003-9997-42D5-8185-B3843FD6A45E}" type="sibTrans" cxnId="{DFF8581E-6191-4EA1-9477-9392263AAACD}">
      <dgm:prSet/>
      <dgm:spPr/>
      <dgm:t>
        <a:bodyPr/>
        <a:lstStyle/>
        <a:p>
          <a:endParaRPr lang="fr-FR"/>
        </a:p>
      </dgm:t>
    </dgm:pt>
    <dgm:pt modelId="{FE83ECC8-CFD5-4E1F-8114-9FFA2E9A704F}">
      <dgm:prSet/>
      <dgm:spPr/>
      <dgm:t>
        <a:bodyPr/>
        <a:lstStyle/>
        <a:p>
          <a:r>
            <a:rPr lang="fr-FR"/>
            <a:t>Thuesday 22</a:t>
          </a:r>
        </a:p>
      </dgm:t>
    </dgm:pt>
    <dgm:pt modelId="{A85258D0-0715-46AE-906F-B2BF4CE8B01A}" type="parTrans" cxnId="{14BAF670-8E89-4300-AFDF-386DBD7F74FE}">
      <dgm:prSet/>
      <dgm:spPr/>
      <dgm:t>
        <a:bodyPr/>
        <a:lstStyle/>
        <a:p>
          <a:endParaRPr lang="fr-FR"/>
        </a:p>
      </dgm:t>
    </dgm:pt>
    <dgm:pt modelId="{2925D2A8-97ED-42BC-9B3E-B29625E03632}" type="sibTrans" cxnId="{14BAF670-8E89-4300-AFDF-386DBD7F74FE}">
      <dgm:prSet/>
      <dgm:spPr/>
      <dgm:t>
        <a:bodyPr/>
        <a:lstStyle/>
        <a:p>
          <a:endParaRPr lang="fr-FR"/>
        </a:p>
      </dgm:t>
    </dgm:pt>
    <dgm:pt modelId="{0721AD4E-B9EF-4B8C-98DA-B315CA061610}">
      <dgm:prSet/>
      <dgm:spPr/>
      <dgm:t>
        <a:bodyPr/>
        <a:lstStyle/>
        <a:p>
          <a:r>
            <a:rPr lang="fr-FR"/>
            <a:t>Wednesday 23</a:t>
          </a:r>
        </a:p>
      </dgm:t>
    </dgm:pt>
    <dgm:pt modelId="{99CFFB91-9C26-4D13-AB4C-5D41811F4D22}" type="parTrans" cxnId="{22D718E3-DC16-4A39-A615-C98DD437CBA5}">
      <dgm:prSet/>
      <dgm:spPr/>
      <dgm:t>
        <a:bodyPr/>
        <a:lstStyle/>
        <a:p>
          <a:endParaRPr lang="fr-FR"/>
        </a:p>
      </dgm:t>
    </dgm:pt>
    <dgm:pt modelId="{0EC307DB-B972-4F52-8E0D-6D67320D9738}" type="sibTrans" cxnId="{22D718E3-DC16-4A39-A615-C98DD437CBA5}">
      <dgm:prSet/>
      <dgm:spPr/>
      <dgm:t>
        <a:bodyPr/>
        <a:lstStyle/>
        <a:p>
          <a:endParaRPr lang="fr-FR"/>
        </a:p>
      </dgm:t>
    </dgm:pt>
    <dgm:pt modelId="{AA5348A6-5755-4B8C-B238-3A0A9DA8BC82}">
      <dgm:prSet/>
      <dgm:spPr/>
      <dgm:t>
        <a:bodyPr/>
        <a:lstStyle/>
        <a:p>
          <a:r>
            <a:rPr lang="fr-FR"/>
            <a:t>morning: JP-research learning / comparison, M-repport and presentation,  JD- endDTW and tests</a:t>
          </a:r>
        </a:p>
      </dgm:t>
    </dgm:pt>
    <dgm:pt modelId="{924F9D47-A19F-4A16-9709-5AD7FA9C47B6}" type="parTrans" cxnId="{B42F3FF2-AA85-4611-A2FF-64A15ED35E33}">
      <dgm:prSet/>
      <dgm:spPr/>
      <dgm:t>
        <a:bodyPr/>
        <a:lstStyle/>
        <a:p>
          <a:endParaRPr lang="fr-FR"/>
        </a:p>
      </dgm:t>
    </dgm:pt>
    <dgm:pt modelId="{B1248589-0413-4EC9-A7FE-FF1CE2BA3BE1}" type="sibTrans" cxnId="{B42F3FF2-AA85-4611-A2FF-64A15ED35E33}">
      <dgm:prSet/>
      <dgm:spPr/>
      <dgm:t>
        <a:bodyPr/>
        <a:lstStyle/>
        <a:p>
          <a:endParaRPr lang="fr-FR"/>
        </a:p>
      </dgm:t>
    </dgm:pt>
    <dgm:pt modelId="{E4F03B22-DA98-4A0E-BFAB-DD67943E744E}">
      <dgm:prSet/>
      <dgm:spPr/>
      <dgm:t>
        <a:bodyPr/>
        <a:lstStyle/>
        <a:p>
          <a:r>
            <a:rPr lang="fr-FR"/>
            <a:t>morning: JP-repport and research on partial c</a:t>
          </a:r>
          <a:r>
            <a:rPr lang="en-US"/>
            <a:t>orrelation, M-repport and presentation , JD- DTW refinement</a:t>
          </a:r>
          <a:endParaRPr lang="fr-FR"/>
        </a:p>
      </dgm:t>
    </dgm:pt>
    <dgm:pt modelId="{D0BA630A-7103-4E9F-9B7C-B70C57492223}" type="parTrans" cxnId="{FB31DF1D-6DDC-4BDE-BD1A-44D63C7494BD}">
      <dgm:prSet/>
      <dgm:spPr/>
      <dgm:t>
        <a:bodyPr/>
        <a:lstStyle/>
        <a:p>
          <a:endParaRPr lang="fr-FR"/>
        </a:p>
      </dgm:t>
    </dgm:pt>
    <dgm:pt modelId="{84DD46FD-C58B-4A9D-B1D7-936359DE7843}" type="sibTrans" cxnId="{FB31DF1D-6DDC-4BDE-BD1A-44D63C7494BD}">
      <dgm:prSet/>
      <dgm:spPr/>
      <dgm:t>
        <a:bodyPr/>
        <a:lstStyle/>
        <a:p>
          <a:endParaRPr lang="fr-FR"/>
        </a:p>
      </dgm:t>
    </dgm:pt>
    <dgm:pt modelId="{4A201386-52EB-4A9E-9306-C21630137E5C}">
      <dgm:prSet/>
      <dgm:spPr/>
      <dgm:t>
        <a:bodyPr/>
        <a:lstStyle/>
        <a:p>
          <a:r>
            <a:rPr lang="fr-FR"/>
            <a:t>after noon: JP-test and research on Mahalanobis, M-report and presentation, JD-tests</a:t>
          </a:r>
        </a:p>
      </dgm:t>
    </dgm:pt>
    <dgm:pt modelId="{87218879-3E4F-44E4-8A00-C0BC4D6A494D}" type="parTrans" cxnId="{6CAD312C-62EE-4772-BE82-1911D7D65507}">
      <dgm:prSet/>
      <dgm:spPr/>
      <dgm:t>
        <a:bodyPr/>
        <a:lstStyle/>
        <a:p>
          <a:endParaRPr lang="fr-FR"/>
        </a:p>
      </dgm:t>
    </dgm:pt>
    <dgm:pt modelId="{94C3B9C0-A969-4B7F-8AF2-0853E88DDC65}" type="sibTrans" cxnId="{6CAD312C-62EE-4772-BE82-1911D7D65507}">
      <dgm:prSet/>
      <dgm:spPr/>
      <dgm:t>
        <a:bodyPr/>
        <a:lstStyle/>
        <a:p>
          <a:endParaRPr lang="fr-FR"/>
        </a:p>
      </dgm:t>
    </dgm:pt>
    <dgm:pt modelId="{73432BC8-9838-4038-ABB0-C834DC8C57F2}">
      <dgm:prSet/>
      <dgm:spPr/>
      <dgm:t>
        <a:bodyPr/>
        <a:lstStyle/>
        <a:p>
          <a:r>
            <a:rPr lang="fr-FR"/>
            <a:t>morning: JP-researches on Mahalanobis distance,</a:t>
          </a:r>
          <a:r>
            <a:rPr lang="en-US"/>
            <a:t> M-repport, JD- DTW refinement</a:t>
          </a:r>
          <a:endParaRPr lang="fr-FR"/>
        </a:p>
      </dgm:t>
    </dgm:pt>
    <dgm:pt modelId="{56F6B496-33EF-4841-AF58-03C15B8C7641}" type="parTrans" cxnId="{19C98618-67AC-46CF-9492-2C4CC329BECC}">
      <dgm:prSet/>
      <dgm:spPr/>
      <dgm:t>
        <a:bodyPr/>
        <a:lstStyle/>
        <a:p>
          <a:endParaRPr lang="fr-FR"/>
        </a:p>
      </dgm:t>
    </dgm:pt>
    <dgm:pt modelId="{D3607749-C018-43AB-9C27-EC9B97EE6738}" type="sibTrans" cxnId="{19C98618-67AC-46CF-9492-2C4CC329BECC}">
      <dgm:prSet/>
      <dgm:spPr/>
      <dgm:t>
        <a:bodyPr/>
        <a:lstStyle/>
        <a:p>
          <a:endParaRPr lang="fr-FR"/>
        </a:p>
      </dgm:t>
    </dgm:pt>
    <dgm:pt modelId="{7DDB5E6D-B92E-472C-BB40-3A23F2CA9607}">
      <dgm:prSet/>
      <dgm:spPr/>
      <dgm:t>
        <a:bodyPr/>
        <a:lstStyle/>
        <a:p>
          <a:r>
            <a:rPr lang="fr-FR"/>
            <a:t>after noon: JP&amp;M-HMI begining, </a:t>
          </a:r>
          <a:r>
            <a:rPr lang="en-US"/>
            <a:t>JD- DTW refinement</a:t>
          </a:r>
          <a:endParaRPr lang="fr-FR"/>
        </a:p>
      </dgm:t>
    </dgm:pt>
    <dgm:pt modelId="{6BF788D0-8374-4F45-9182-A223AB576113}" type="parTrans" cxnId="{223236E4-D784-4521-8ACE-9FF8787D547D}">
      <dgm:prSet/>
      <dgm:spPr/>
      <dgm:t>
        <a:bodyPr/>
        <a:lstStyle/>
        <a:p>
          <a:endParaRPr lang="fr-FR"/>
        </a:p>
      </dgm:t>
    </dgm:pt>
    <dgm:pt modelId="{04A194D9-4120-4E10-8AD3-4C612EA5C4BB}" type="sibTrans" cxnId="{223236E4-D784-4521-8ACE-9FF8787D547D}">
      <dgm:prSet/>
      <dgm:spPr/>
      <dgm:t>
        <a:bodyPr/>
        <a:lstStyle/>
        <a:p>
          <a:endParaRPr lang="fr-FR"/>
        </a:p>
      </dgm:t>
    </dgm:pt>
    <dgm:pt modelId="{4B74E1C2-4FC1-4593-87A2-6C1D8793D6AB}">
      <dgm:prSet/>
      <dgm:spPr/>
      <dgm:t>
        <a:bodyPr/>
        <a:lstStyle/>
        <a:p>
          <a:r>
            <a:rPr lang="fr-FR"/>
            <a:t>morning: JP-labyrinth and debug HMI, M-debug HMI and image analysis, JD-DTW refinement and tests</a:t>
          </a:r>
        </a:p>
      </dgm:t>
    </dgm:pt>
    <dgm:pt modelId="{388F1792-8C05-42FA-8170-FD07E09C8741}" type="parTrans" cxnId="{78015346-8F4C-4936-B467-3437FF2A8494}">
      <dgm:prSet/>
      <dgm:spPr/>
      <dgm:t>
        <a:bodyPr/>
        <a:lstStyle/>
        <a:p>
          <a:endParaRPr lang="fr-FR"/>
        </a:p>
      </dgm:t>
    </dgm:pt>
    <dgm:pt modelId="{AA37C06C-B6C5-4D72-B868-E1BD63EE72F3}" type="sibTrans" cxnId="{78015346-8F4C-4936-B467-3437FF2A8494}">
      <dgm:prSet/>
      <dgm:spPr/>
      <dgm:t>
        <a:bodyPr/>
        <a:lstStyle/>
        <a:p>
          <a:endParaRPr lang="fr-FR"/>
        </a:p>
      </dgm:t>
    </dgm:pt>
    <dgm:pt modelId="{640795F3-7E6C-45A4-BF86-2C0F0897C9D0}">
      <dgm:prSet/>
      <dgm:spPr/>
      <dgm:t>
        <a:bodyPr/>
        <a:lstStyle/>
        <a:p>
          <a:r>
            <a:rPr lang="fr-FR"/>
            <a:t>morning: JP-debug and labyrinth creation, M-debug, report and presentation, JD-DTW refinement, word begining detection and tests</a:t>
          </a:r>
        </a:p>
      </dgm:t>
    </dgm:pt>
    <dgm:pt modelId="{3665E3F7-7042-49A7-B7DF-478910DFBE49}" type="parTrans" cxnId="{8DFAFA9C-6861-4786-8877-4B8F54120127}">
      <dgm:prSet/>
      <dgm:spPr/>
      <dgm:t>
        <a:bodyPr/>
        <a:lstStyle/>
        <a:p>
          <a:endParaRPr lang="fr-FR"/>
        </a:p>
      </dgm:t>
    </dgm:pt>
    <dgm:pt modelId="{64577D0F-7690-4237-81D1-A53FFA17D1D7}" type="sibTrans" cxnId="{8DFAFA9C-6861-4786-8877-4B8F54120127}">
      <dgm:prSet/>
      <dgm:spPr/>
      <dgm:t>
        <a:bodyPr/>
        <a:lstStyle/>
        <a:p>
          <a:endParaRPr lang="fr-FR"/>
        </a:p>
      </dgm:t>
    </dgm:pt>
    <dgm:pt modelId="{61B2C05B-A0B6-4ED8-86DB-45809EA82ED5}">
      <dgm:prSet/>
      <dgm:spPr/>
      <dgm:t>
        <a:bodyPr/>
        <a:lstStyle/>
        <a:p>
          <a:r>
            <a:rPr lang="fr-FR"/>
            <a:t>after noon: JP-limits tests on labyrinths, M-Menu, JD-DTW and HMI integration</a:t>
          </a:r>
        </a:p>
      </dgm:t>
    </dgm:pt>
    <dgm:pt modelId="{FF5837FF-3399-46D7-8EBA-B7D65CDD64E7}" type="parTrans" cxnId="{B258472C-6E02-4572-B96F-95DD7B88F9C4}">
      <dgm:prSet/>
      <dgm:spPr/>
      <dgm:t>
        <a:bodyPr/>
        <a:lstStyle/>
        <a:p>
          <a:endParaRPr lang="fr-FR"/>
        </a:p>
      </dgm:t>
    </dgm:pt>
    <dgm:pt modelId="{CD7CDC88-C6C9-4805-B236-6DD46127B048}" type="sibTrans" cxnId="{B258472C-6E02-4572-B96F-95DD7B88F9C4}">
      <dgm:prSet/>
      <dgm:spPr/>
      <dgm:t>
        <a:bodyPr/>
        <a:lstStyle/>
        <a:p>
          <a:endParaRPr lang="fr-FR"/>
        </a:p>
      </dgm:t>
    </dgm:pt>
    <dgm:pt modelId="{1327A6B4-4F2C-4A6C-9CA9-F55951144D9D}">
      <dgm:prSet/>
      <dgm:spPr/>
      <dgm:t>
        <a:bodyPr/>
        <a:lstStyle/>
        <a:p>
          <a:r>
            <a:rPr lang="fr-FR"/>
            <a:t>morning: JP-Menu and Map , M-report and Menu, JD-DTW and HMI integration</a:t>
          </a:r>
        </a:p>
      </dgm:t>
    </dgm:pt>
    <dgm:pt modelId="{2A76E657-D3B7-4BCC-B2B0-7E739E7B0F05}" type="parTrans" cxnId="{6C3217B2-0943-4121-B53A-43D3F31A243B}">
      <dgm:prSet/>
      <dgm:spPr/>
      <dgm:t>
        <a:bodyPr/>
        <a:lstStyle/>
        <a:p>
          <a:endParaRPr lang="fr-FR"/>
        </a:p>
      </dgm:t>
    </dgm:pt>
    <dgm:pt modelId="{0258A2ED-09B6-4DD4-B070-65602E743754}" type="sibTrans" cxnId="{6C3217B2-0943-4121-B53A-43D3F31A243B}">
      <dgm:prSet/>
      <dgm:spPr/>
      <dgm:t>
        <a:bodyPr/>
        <a:lstStyle/>
        <a:p>
          <a:endParaRPr lang="fr-FR"/>
        </a:p>
      </dgm:t>
    </dgm:pt>
    <dgm:pt modelId="{BC93D9E2-A835-4F59-9CFA-E92A87F7C4D1}">
      <dgm:prSet/>
      <dgm:spPr/>
      <dgm:t>
        <a:bodyPr/>
        <a:lstStyle/>
        <a:p>
          <a:r>
            <a:rPr lang="fr-FR"/>
            <a:t>after noon: JP-report, M-Users menu, JD-DTW refinement</a:t>
          </a:r>
        </a:p>
      </dgm:t>
    </dgm:pt>
    <dgm:pt modelId="{5F337F57-DBDD-4AA8-81B5-0A85308D62F7}" type="parTrans" cxnId="{D220E382-AA79-4A54-9539-163D8A6CA9D0}">
      <dgm:prSet/>
      <dgm:spPr/>
      <dgm:t>
        <a:bodyPr/>
        <a:lstStyle/>
        <a:p>
          <a:endParaRPr lang="fr-FR"/>
        </a:p>
      </dgm:t>
    </dgm:pt>
    <dgm:pt modelId="{9FB31A88-7031-4762-82B9-40AD2287B01A}" type="sibTrans" cxnId="{D220E382-AA79-4A54-9539-163D8A6CA9D0}">
      <dgm:prSet/>
      <dgm:spPr/>
      <dgm:t>
        <a:bodyPr/>
        <a:lstStyle/>
        <a:p>
          <a:endParaRPr lang="fr-FR"/>
        </a:p>
      </dgm:t>
    </dgm:pt>
    <dgm:pt modelId="{426F5E55-C960-46E9-BF81-0BC77571AFCC}">
      <dgm:prSet/>
      <dgm:spPr/>
      <dgm:t>
        <a:bodyPr/>
        <a:lstStyle/>
        <a:p>
          <a:r>
            <a:rPr lang="fr-FR"/>
            <a:t>morning: JP-report, M-Option menu and report, JD-DTW refinement</a:t>
          </a:r>
        </a:p>
      </dgm:t>
    </dgm:pt>
    <dgm:pt modelId="{5F3FD895-A099-49A6-BF49-A697F1718B28}" type="parTrans" cxnId="{F8E7F809-21DD-4EB6-BF8F-2184B4AACB39}">
      <dgm:prSet/>
      <dgm:spPr/>
      <dgm:t>
        <a:bodyPr/>
        <a:lstStyle/>
        <a:p>
          <a:endParaRPr lang="fr-FR"/>
        </a:p>
      </dgm:t>
    </dgm:pt>
    <dgm:pt modelId="{BE4F28F0-B075-4CD5-B7EF-CE42DDC8DC84}" type="sibTrans" cxnId="{F8E7F809-21DD-4EB6-BF8F-2184B4AACB39}">
      <dgm:prSet/>
      <dgm:spPr/>
      <dgm:t>
        <a:bodyPr/>
        <a:lstStyle/>
        <a:p>
          <a:endParaRPr lang="fr-FR"/>
        </a:p>
      </dgm:t>
    </dgm:pt>
    <dgm:pt modelId="{558C2F7A-CAFA-4DC4-BB02-3652AC0393CE}">
      <dgm:prSet/>
      <dgm:spPr/>
      <dgm:t>
        <a:bodyPr/>
        <a:lstStyle/>
        <a:p>
          <a:r>
            <a:rPr lang="fr-FR"/>
            <a:t>after noon: JP-Winning declaration, M-report, presentation and obstacles, JD-DTW refinement </a:t>
          </a:r>
        </a:p>
      </dgm:t>
    </dgm:pt>
    <dgm:pt modelId="{E192AAD0-DC59-4047-81DA-F566D6352ADE}" type="parTrans" cxnId="{9E388CEE-842D-4ACD-BD67-8800CD2A1FE3}">
      <dgm:prSet/>
      <dgm:spPr/>
      <dgm:t>
        <a:bodyPr/>
        <a:lstStyle/>
        <a:p>
          <a:endParaRPr lang="fr-FR"/>
        </a:p>
      </dgm:t>
    </dgm:pt>
    <dgm:pt modelId="{480F1238-F18D-4C0D-9C38-95204A3376B5}" type="sibTrans" cxnId="{9E388CEE-842D-4ACD-BD67-8800CD2A1FE3}">
      <dgm:prSet/>
      <dgm:spPr/>
      <dgm:t>
        <a:bodyPr/>
        <a:lstStyle/>
        <a:p>
          <a:endParaRPr lang="fr-FR"/>
        </a:p>
      </dgm:t>
    </dgm:pt>
    <dgm:pt modelId="{E105B55C-F4CE-47AA-8A13-ABEC148430F3}">
      <dgm:prSet/>
      <dgm:spPr/>
      <dgm:t>
        <a:bodyPr/>
        <a:lstStyle/>
        <a:p>
          <a:r>
            <a:rPr lang="fr-FR"/>
            <a:t>morning: JP-tests, M-report and tests, JD-tests</a:t>
          </a:r>
        </a:p>
      </dgm:t>
    </dgm:pt>
    <dgm:pt modelId="{A1264E4E-18FF-4277-A09B-9ECE9D66F4CC}" type="parTrans" cxnId="{4E780EE5-1491-4D4A-8998-9EE8E70D4F9E}">
      <dgm:prSet/>
      <dgm:spPr/>
      <dgm:t>
        <a:bodyPr/>
        <a:lstStyle/>
        <a:p>
          <a:endParaRPr lang="fr-FR"/>
        </a:p>
      </dgm:t>
    </dgm:pt>
    <dgm:pt modelId="{274EEEE0-F07F-45B2-BE38-801D362A1B29}" type="sibTrans" cxnId="{4E780EE5-1491-4D4A-8998-9EE8E70D4F9E}">
      <dgm:prSet/>
      <dgm:spPr/>
      <dgm:t>
        <a:bodyPr/>
        <a:lstStyle/>
        <a:p>
          <a:endParaRPr lang="fr-FR"/>
        </a:p>
      </dgm:t>
    </dgm:pt>
    <dgm:pt modelId="{99843C1B-946A-46CA-9B04-9BF82BB0C9C7}">
      <dgm:prSet/>
      <dgm:spPr/>
      <dgm:t>
        <a:bodyPr/>
        <a:lstStyle/>
        <a:p>
          <a:r>
            <a:rPr lang="fr-FR"/>
            <a:t>after noon: report and presentation</a:t>
          </a:r>
        </a:p>
      </dgm:t>
    </dgm:pt>
    <dgm:pt modelId="{BB926641-468A-4290-B421-CFA34F26E0F4}" type="parTrans" cxnId="{DF82B835-38E9-44B2-BB06-4D8D8B5A10B7}">
      <dgm:prSet/>
      <dgm:spPr/>
      <dgm:t>
        <a:bodyPr/>
        <a:lstStyle/>
        <a:p>
          <a:endParaRPr lang="fr-FR"/>
        </a:p>
      </dgm:t>
    </dgm:pt>
    <dgm:pt modelId="{A4176FE0-70DD-42A2-A120-AB8F01646021}" type="sibTrans" cxnId="{DF82B835-38E9-44B2-BB06-4D8D8B5A10B7}">
      <dgm:prSet/>
      <dgm:spPr/>
      <dgm:t>
        <a:bodyPr/>
        <a:lstStyle/>
        <a:p>
          <a:endParaRPr lang="fr-FR"/>
        </a:p>
      </dgm:t>
    </dgm:pt>
    <dgm:pt modelId="{7386828A-E003-4F2E-97AC-0FC0DD9BE9A9}" type="pres">
      <dgm:prSet presAssocID="{A2BC0B0B-8BE9-4357-8FF0-9503135ABE05}" presName="linearFlow" presStyleCnt="0">
        <dgm:presLayoutVars>
          <dgm:dir/>
          <dgm:animLvl val="lvl"/>
          <dgm:resizeHandles val="exact"/>
        </dgm:presLayoutVars>
      </dgm:prSet>
      <dgm:spPr/>
      <dgm:t>
        <a:bodyPr/>
        <a:lstStyle/>
        <a:p>
          <a:endParaRPr lang="fr-FR"/>
        </a:p>
      </dgm:t>
    </dgm:pt>
    <dgm:pt modelId="{17416506-8192-4372-83C9-B224D2C53D8A}" type="pres">
      <dgm:prSet presAssocID="{75641EC3-E517-420F-B4D6-D1CFDE6D95BD}" presName="composite" presStyleCnt="0"/>
      <dgm:spPr/>
    </dgm:pt>
    <dgm:pt modelId="{B39BF8C4-BEBA-4C57-B4E6-E5F3957FBA38}" type="pres">
      <dgm:prSet presAssocID="{75641EC3-E517-420F-B4D6-D1CFDE6D95BD}" presName="parentText" presStyleLbl="alignNode1" presStyleIdx="0" presStyleCnt="11">
        <dgm:presLayoutVars>
          <dgm:chMax val="1"/>
          <dgm:bulletEnabled val="1"/>
        </dgm:presLayoutVars>
      </dgm:prSet>
      <dgm:spPr/>
      <dgm:t>
        <a:bodyPr/>
        <a:lstStyle/>
        <a:p>
          <a:endParaRPr lang="fr-FR"/>
        </a:p>
      </dgm:t>
    </dgm:pt>
    <dgm:pt modelId="{B670F323-0615-4E52-B88D-11F285723896}" type="pres">
      <dgm:prSet presAssocID="{75641EC3-E517-420F-B4D6-D1CFDE6D95BD}" presName="descendantText" presStyleLbl="alignAcc1" presStyleIdx="0" presStyleCnt="11">
        <dgm:presLayoutVars>
          <dgm:bulletEnabled val="1"/>
        </dgm:presLayoutVars>
      </dgm:prSet>
      <dgm:spPr/>
      <dgm:t>
        <a:bodyPr/>
        <a:lstStyle/>
        <a:p>
          <a:endParaRPr lang="fr-FR"/>
        </a:p>
      </dgm:t>
    </dgm:pt>
    <dgm:pt modelId="{3FC4D20E-2909-4E1A-B7C6-882AF5AF4D93}" type="pres">
      <dgm:prSet presAssocID="{0B8422E2-3C2B-42E1-83FF-45F1620954D5}" presName="sp" presStyleCnt="0"/>
      <dgm:spPr/>
    </dgm:pt>
    <dgm:pt modelId="{E021AF89-ED59-4DBC-AD2B-3E0E0FD0E272}" type="pres">
      <dgm:prSet presAssocID="{E694C9B8-1AEF-4D28-8C76-1099962ADB46}" presName="composite" presStyleCnt="0"/>
      <dgm:spPr/>
    </dgm:pt>
    <dgm:pt modelId="{7E5557DE-9C86-4BA2-9487-BDB18CEA6712}" type="pres">
      <dgm:prSet presAssocID="{E694C9B8-1AEF-4D28-8C76-1099962ADB46}" presName="parentText" presStyleLbl="alignNode1" presStyleIdx="1" presStyleCnt="11">
        <dgm:presLayoutVars>
          <dgm:chMax val="1"/>
          <dgm:bulletEnabled val="1"/>
        </dgm:presLayoutVars>
      </dgm:prSet>
      <dgm:spPr/>
      <dgm:t>
        <a:bodyPr/>
        <a:lstStyle/>
        <a:p>
          <a:endParaRPr lang="fr-FR"/>
        </a:p>
      </dgm:t>
    </dgm:pt>
    <dgm:pt modelId="{603869B5-FC54-42A9-B954-B1C51F7BD347}" type="pres">
      <dgm:prSet presAssocID="{E694C9B8-1AEF-4D28-8C76-1099962ADB46}" presName="descendantText" presStyleLbl="alignAcc1" presStyleIdx="1" presStyleCnt="11">
        <dgm:presLayoutVars>
          <dgm:bulletEnabled val="1"/>
        </dgm:presLayoutVars>
      </dgm:prSet>
      <dgm:spPr/>
      <dgm:t>
        <a:bodyPr/>
        <a:lstStyle/>
        <a:p>
          <a:endParaRPr lang="fr-FR"/>
        </a:p>
      </dgm:t>
    </dgm:pt>
    <dgm:pt modelId="{DC71FF09-6F50-4E50-9EBB-61F7B572C73D}" type="pres">
      <dgm:prSet presAssocID="{29B7E53C-A04E-4956-B400-AF07DEC8F347}" presName="sp" presStyleCnt="0"/>
      <dgm:spPr/>
    </dgm:pt>
    <dgm:pt modelId="{48ED186E-6078-431D-AEA8-BB50E4B4DDB0}" type="pres">
      <dgm:prSet presAssocID="{9C5AD1C5-9ECE-49D5-9203-588BDCC8414B}" presName="composite" presStyleCnt="0"/>
      <dgm:spPr/>
    </dgm:pt>
    <dgm:pt modelId="{DF183645-661F-4005-A613-D878D6D18703}" type="pres">
      <dgm:prSet presAssocID="{9C5AD1C5-9ECE-49D5-9203-588BDCC8414B}" presName="parentText" presStyleLbl="alignNode1" presStyleIdx="2" presStyleCnt="11">
        <dgm:presLayoutVars>
          <dgm:chMax val="1"/>
          <dgm:bulletEnabled val="1"/>
        </dgm:presLayoutVars>
      </dgm:prSet>
      <dgm:spPr/>
      <dgm:t>
        <a:bodyPr/>
        <a:lstStyle/>
        <a:p>
          <a:endParaRPr lang="fr-FR"/>
        </a:p>
      </dgm:t>
    </dgm:pt>
    <dgm:pt modelId="{6CE18ADB-A77D-4E52-A902-A9CA21F5912F}" type="pres">
      <dgm:prSet presAssocID="{9C5AD1C5-9ECE-49D5-9203-588BDCC8414B}" presName="descendantText" presStyleLbl="alignAcc1" presStyleIdx="2" presStyleCnt="11">
        <dgm:presLayoutVars>
          <dgm:bulletEnabled val="1"/>
        </dgm:presLayoutVars>
      </dgm:prSet>
      <dgm:spPr/>
      <dgm:t>
        <a:bodyPr/>
        <a:lstStyle/>
        <a:p>
          <a:endParaRPr lang="fr-FR"/>
        </a:p>
      </dgm:t>
    </dgm:pt>
    <dgm:pt modelId="{A4ADC562-0950-4C4D-97D7-A40072A0F84D}" type="pres">
      <dgm:prSet presAssocID="{45431E33-31D5-4756-9821-E6B50EE6B741}" presName="sp" presStyleCnt="0"/>
      <dgm:spPr/>
    </dgm:pt>
    <dgm:pt modelId="{9D3BF4E0-0E9C-4DE1-8DF9-9CFD82D14872}" type="pres">
      <dgm:prSet presAssocID="{3B2E561D-3A8A-401A-8FF2-2F5F9A488B98}" presName="composite" presStyleCnt="0"/>
      <dgm:spPr/>
    </dgm:pt>
    <dgm:pt modelId="{6437E16D-1D9C-4FBA-9581-2DD7335E190C}" type="pres">
      <dgm:prSet presAssocID="{3B2E561D-3A8A-401A-8FF2-2F5F9A488B98}" presName="parentText" presStyleLbl="alignNode1" presStyleIdx="3" presStyleCnt="11">
        <dgm:presLayoutVars>
          <dgm:chMax val="1"/>
          <dgm:bulletEnabled val="1"/>
        </dgm:presLayoutVars>
      </dgm:prSet>
      <dgm:spPr/>
      <dgm:t>
        <a:bodyPr/>
        <a:lstStyle/>
        <a:p>
          <a:endParaRPr lang="fr-FR"/>
        </a:p>
      </dgm:t>
    </dgm:pt>
    <dgm:pt modelId="{4A3FC05B-8AE8-4376-A4A6-A70769F1A0F5}" type="pres">
      <dgm:prSet presAssocID="{3B2E561D-3A8A-401A-8FF2-2F5F9A488B98}" presName="descendantText" presStyleLbl="alignAcc1" presStyleIdx="3" presStyleCnt="11">
        <dgm:presLayoutVars>
          <dgm:bulletEnabled val="1"/>
        </dgm:presLayoutVars>
      </dgm:prSet>
      <dgm:spPr/>
      <dgm:t>
        <a:bodyPr/>
        <a:lstStyle/>
        <a:p>
          <a:endParaRPr lang="fr-FR"/>
        </a:p>
      </dgm:t>
    </dgm:pt>
    <dgm:pt modelId="{7F3CB28B-694A-4086-9D9A-1E81AFBBF2F2}" type="pres">
      <dgm:prSet presAssocID="{A7345746-0022-46D2-986B-895D7623DBD7}" presName="sp" presStyleCnt="0"/>
      <dgm:spPr/>
    </dgm:pt>
    <dgm:pt modelId="{D42E09B8-A209-42A9-9E1C-7B05D61AA23E}" type="pres">
      <dgm:prSet presAssocID="{458670A4-80CE-4C32-A7A8-56D657B290C3}" presName="composite" presStyleCnt="0"/>
      <dgm:spPr/>
    </dgm:pt>
    <dgm:pt modelId="{F5BEF804-ACDA-4C18-8526-57CF4AA4B3B1}" type="pres">
      <dgm:prSet presAssocID="{458670A4-80CE-4C32-A7A8-56D657B290C3}" presName="parentText" presStyleLbl="alignNode1" presStyleIdx="4" presStyleCnt="11">
        <dgm:presLayoutVars>
          <dgm:chMax val="1"/>
          <dgm:bulletEnabled val="1"/>
        </dgm:presLayoutVars>
      </dgm:prSet>
      <dgm:spPr/>
      <dgm:t>
        <a:bodyPr/>
        <a:lstStyle/>
        <a:p>
          <a:endParaRPr lang="fr-FR"/>
        </a:p>
      </dgm:t>
    </dgm:pt>
    <dgm:pt modelId="{FAC871BC-7900-41C1-AEB5-C779C5603F9B}" type="pres">
      <dgm:prSet presAssocID="{458670A4-80CE-4C32-A7A8-56D657B290C3}" presName="descendantText" presStyleLbl="alignAcc1" presStyleIdx="4" presStyleCnt="11">
        <dgm:presLayoutVars>
          <dgm:bulletEnabled val="1"/>
        </dgm:presLayoutVars>
      </dgm:prSet>
      <dgm:spPr/>
      <dgm:t>
        <a:bodyPr/>
        <a:lstStyle/>
        <a:p>
          <a:endParaRPr lang="fr-FR"/>
        </a:p>
      </dgm:t>
    </dgm:pt>
    <dgm:pt modelId="{CA21F50F-5F1B-43D0-8C46-066584653779}" type="pres">
      <dgm:prSet presAssocID="{71A24666-7676-4C00-9A37-8CE45814C696}" presName="sp" presStyleCnt="0"/>
      <dgm:spPr/>
    </dgm:pt>
    <dgm:pt modelId="{82467BB2-AFB3-4E3C-9BCC-AB288555E0CE}" type="pres">
      <dgm:prSet presAssocID="{0B078E33-2C80-4EE7-AE97-EEE4C7E88AF6}" presName="composite" presStyleCnt="0"/>
      <dgm:spPr/>
    </dgm:pt>
    <dgm:pt modelId="{FDD7C67C-2E08-491E-BA87-229A2B619370}" type="pres">
      <dgm:prSet presAssocID="{0B078E33-2C80-4EE7-AE97-EEE4C7E88AF6}" presName="parentText" presStyleLbl="alignNode1" presStyleIdx="5" presStyleCnt="11">
        <dgm:presLayoutVars>
          <dgm:chMax val="1"/>
          <dgm:bulletEnabled val="1"/>
        </dgm:presLayoutVars>
      </dgm:prSet>
      <dgm:spPr/>
      <dgm:t>
        <a:bodyPr/>
        <a:lstStyle/>
        <a:p>
          <a:endParaRPr lang="fr-FR"/>
        </a:p>
      </dgm:t>
    </dgm:pt>
    <dgm:pt modelId="{5C1BB7ED-C373-4756-A292-F190363C8E4F}" type="pres">
      <dgm:prSet presAssocID="{0B078E33-2C80-4EE7-AE97-EEE4C7E88AF6}" presName="descendantText" presStyleLbl="alignAcc1" presStyleIdx="5" presStyleCnt="11">
        <dgm:presLayoutVars>
          <dgm:bulletEnabled val="1"/>
        </dgm:presLayoutVars>
      </dgm:prSet>
      <dgm:spPr/>
      <dgm:t>
        <a:bodyPr/>
        <a:lstStyle/>
        <a:p>
          <a:endParaRPr lang="fr-FR"/>
        </a:p>
      </dgm:t>
    </dgm:pt>
    <dgm:pt modelId="{11505FDC-453A-43D1-A3D1-19DC25FC5D05}" type="pres">
      <dgm:prSet presAssocID="{819A2460-C219-4A4D-B647-45E1CB3325A5}" presName="sp" presStyleCnt="0"/>
      <dgm:spPr/>
    </dgm:pt>
    <dgm:pt modelId="{92396469-B7BA-468E-B613-239A5A6DC008}" type="pres">
      <dgm:prSet presAssocID="{5559D006-998C-43F7-9B82-DBCF3550352B}" presName="composite" presStyleCnt="0"/>
      <dgm:spPr/>
    </dgm:pt>
    <dgm:pt modelId="{E23DA9DB-9FF8-4E1E-A9FB-02CD91E79662}" type="pres">
      <dgm:prSet presAssocID="{5559D006-998C-43F7-9B82-DBCF3550352B}" presName="parentText" presStyleLbl="alignNode1" presStyleIdx="6" presStyleCnt="11">
        <dgm:presLayoutVars>
          <dgm:chMax val="1"/>
          <dgm:bulletEnabled val="1"/>
        </dgm:presLayoutVars>
      </dgm:prSet>
      <dgm:spPr/>
      <dgm:t>
        <a:bodyPr/>
        <a:lstStyle/>
        <a:p>
          <a:endParaRPr lang="fr-FR"/>
        </a:p>
      </dgm:t>
    </dgm:pt>
    <dgm:pt modelId="{C7DB26E8-429B-48F0-82A1-9D159FD1ECAD}" type="pres">
      <dgm:prSet presAssocID="{5559D006-998C-43F7-9B82-DBCF3550352B}" presName="descendantText" presStyleLbl="alignAcc1" presStyleIdx="6" presStyleCnt="11">
        <dgm:presLayoutVars>
          <dgm:bulletEnabled val="1"/>
        </dgm:presLayoutVars>
      </dgm:prSet>
      <dgm:spPr/>
      <dgm:t>
        <a:bodyPr/>
        <a:lstStyle/>
        <a:p>
          <a:endParaRPr lang="fr-FR"/>
        </a:p>
      </dgm:t>
    </dgm:pt>
    <dgm:pt modelId="{98CBCD2B-3DC4-418F-85F4-62D5751D10D9}" type="pres">
      <dgm:prSet presAssocID="{4DB9DC7D-7AAE-4D15-B7AA-0D729F15DE47}" presName="sp" presStyleCnt="0"/>
      <dgm:spPr/>
    </dgm:pt>
    <dgm:pt modelId="{E8FF0E66-BDE8-4E3F-BF0C-81072B5CA5B7}" type="pres">
      <dgm:prSet presAssocID="{264C0C9D-C7DC-4324-AA72-5C9FE9E9222E}" presName="composite" presStyleCnt="0"/>
      <dgm:spPr/>
    </dgm:pt>
    <dgm:pt modelId="{4CE4CB6F-A2B9-418F-9900-5CCC6E5FE54A}" type="pres">
      <dgm:prSet presAssocID="{264C0C9D-C7DC-4324-AA72-5C9FE9E9222E}" presName="parentText" presStyleLbl="alignNode1" presStyleIdx="7" presStyleCnt="11">
        <dgm:presLayoutVars>
          <dgm:chMax val="1"/>
          <dgm:bulletEnabled val="1"/>
        </dgm:presLayoutVars>
      </dgm:prSet>
      <dgm:spPr/>
      <dgm:t>
        <a:bodyPr/>
        <a:lstStyle/>
        <a:p>
          <a:endParaRPr lang="fr-FR"/>
        </a:p>
      </dgm:t>
    </dgm:pt>
    <dgm:pt modelId="{D391840C-350F-4C14-81D2-360E4F09D702}" type="pres">
      <dgm:prSet presAssocID="{264C0C9D-C7DC-4324-AA72-5C9FE9E9222E}" presName="descendantText" presStyleLbl="alignAcc1" presStyleIdx="7" presStyleCnt="11">
        <dgm:presLayoutVars>
          <dgm:bulletEnabled val="1"/>
        </dgm:presLayoutVars>
      </dgm:prSet>
      <dgm:spPr/>
      <dgm:t>
        <a:bodyPr/>
        <a:lstStyle/>
        <a:p>
          <a:endParaRPr lang="fr-FR"/>
        </a:p>
      </dgm:t>
    </dgm:pt>
    <dgm:pt modelId="{5124EC60-DB94-477C-8A07-E4656A016153}" type="pres">
      <dgm:prSet presAssocID="{27EE3456-7892-4F3C-A265-BE931B5508D2}" presName="sp" presStyleCnt="0"/>
      <dgm:spPr/>
    </dgm:pt>
    <dgm:pt modelId="{13AEB6BF-AE89-432B-B916-9A12A7CD705D}" type="pres">
      <dgm:prSet presAssocID="{63AFD222-A863-47C8-85ED-286E7C359AD0}" presName="composite" presStyleCnt="0"/>
      <dgm:spPr/>
    </dgm:pt>
    <dgm:pt modelId="{A68D8828-DCDB-42C5-8FC1-436426D120BC}" type="pres">
      <dgm:prSet presAssocID="{63AFD222-A863-47C8-85ED-286E7C359AD0}" presName="parentText" presStyleLbl="alignNode1" presStyleIdx="8" presStyleCnt="11">
        <dgm:presLayoutVars>
          <dgm:chMax val="1"/>
          <dgm:bulletEnabled val="1"/>
        </dgm:presLayoutVars>
      </dgm:prSet>
      <dgm:spPr/>
      <dgm:t>
        <a:bodyPr/>
        <a:lstStyle/>
        <a:p>
          <a:endParaRPr lang="fr-FR"/>
        </a:p>
      </dgm:t>
    </dgm:pt>
    <dgm:pt modelId="{7F77B5F1-31C3-4ACD-99A6-45F3EF41FA06}" type="pres">
      <dgm:prSet presAssocID="{63AFD222-A863-47C8-85ED-286E7C359AD0}" presName="descendantText" presStyleLbl="alignAcc1" presStyleIdx="8" presStyleCnt="11">
        <dgm:presLayoutVars>
          <dgm:bulletEnabled val="1"/>
        </dgm:presLayoutVars>
      </dgm:prSet>
      <dgm:spPr/>
      <dgm:t>
        <a:bodyPr/>
        <a:lstStyle/>
        <a:p>
          <a:endParaRPr lang="fr-FR"/>
        </a:p>
      </dgm:t>
    </dgm:pt>
    <dgm:pt modelId="{4D292265-61D2-4128-B936-FD3F812F5B48}" type="pres">
      <dgm:prSet presAssocID="{6ED3D003-9997-42D5-8185-B3843FD6A45E}" presName="sp" presStyleCnt="0"/>
      <dgm:spPr/>
    </dgm:pt>
    <dgm:pt modelId="{990C8482-9034-4588-ADB7-11D08F62A32C}" type="pres">
      <dgm:prSet presAssocID="{FE83ECC8-CFD5-4E1F-8114-9FFA2E9A704F}" presName="composite" presStyleCnt="0"/>
      <dgm:spPr/>
    </dgm:pt>
    <dgm:pt modelId="{2735A7DD-3713-48A5-A2DD-7A53AB97740A}" type="pres">
      <dgm:prSet presAssocID="{FE83ECC8-CFD5-4E1F-8114-9FFA2E9A704F}" presName="parentText" presStyleLbl="alignNode1" presStyleIdx="9" presStyleCnt="11">
        <dgm:presLayoutVars>
          <dgm:chMax val="1"/>
          <dgm:bulletEnabled val="1"/>
        </dgm:presLayoutVars>
      </dgm:prSet>
      <dgm:spPr/>
      <dgm:t>
        <a:bodyPr/>
        <a:lstStyle/>
        <a:p>
          <a:endParaRPr lang="fr-FR"/>
        </a:p>
      </dgm:t>
    </dgm:pt>
    <dgm:pt modelId="{85508826-8520-47AC-85AE-6AAB9754796D}" type="pres">
      <dgm:prSet presAssocID="{FE83ECC8-CFD5-4E1F-8114-9FFA2E9A704F}" presName="descendantText" presStyleLbl="alignAcc1" presStyleIdx="9" presStyleCnt="11">
        <dgm:presLayoutVars>
          <dgm:bulletEnabled val="1"/>
        </dgm:presLayoutVars>
      </dgm:prSet>
      <dgm:spPr/>
      <dgm:t>
        <a:bodyPr/>
        <a:lstStyle/>
        <a:p>
          <a:endParaRPr lang="fr-FR"/>
        </a:p>
      </dgm:t>
    </dgm:pt>
    <dgm:pt modelId="{41AA7AC2-609F-4FA1-A117-82EBA832070D}" type="pres">
      <dgm:prSet presAssocID="{2925D2A8-97ED-42BC-9B3E-B29625E03632}" presName="sp" presStyleCnt="0"/>
      <dgm:spPr/>
    </dgm:pt>
    <dgm:pt modelId="{B3A68506-9B7D-4DEC-8599-71D4DF7892C8}" type="pres">
      <dgm:prSet presAssocID="{0721AD4E-B9EF-4B8C-98DA-B315CA061610}" presName="composite" presStyleCnt="0"/>
      <dgm:spPr/>
    </dgm:pt>
    <dgm:pt modelId="{642F2373-1768-4088-8BF1-5DD1BF9CC65F}" type="pres">
      <dgm:prSet presAssocID="{0721AD4E-B9EF-4B8C-98DA-B315CA061610}" presName="parentText" presStyleLbl="alignNode1" presStyleIdx="10" presStyleCnt="11">
        <dgm:presLayoutVars>
          <dgm:chMax val="1"/>
          <dgm:bulletEnabled val="1"/>
        </dgm:presLayoutVars>
      </dgm:prSet>
      <dgm:spPr/>
      <dgm:t>
        <a:bodyPr/>
        <a:lstStyle/>
        <a:p>
          <a:endParaRPr lang="fr-FR"/>
        </a:p>
      </dgm:t>
    </dgm:pt>
    <dgm:pt modelId="{1E591697-0757-47D0-A7ED-19FBEE55D40C}" type="pres">
      <dgm:prSet presAssocID="{0721AD4E-B9EF-4B8C-98DA-B315CA061610}" presName="descendantText" presStyleLbl="alignAcc1" presStyleIdx="10" presStyleCnt="11">
        <dgm:presLayoutVars>
          <dgm:bulletEnabled val="1"/>
        </dgm:presLayoutVars>
      </dgm:prSet>
      <dgm:spPr/>
      <dgm:t>
        <a:bodyPr/>
        <a:lstStyle/>
        <a:p>
          <a:endParaRPr lang="fr-FR"/>
        </a:p>
      </dgm:t>
    </dgm:pt>
  </dgm:ptLst>
  <dgm:cxnLst>
    <dgm:cxn modelId="{22D718E3-DC16-4A39-A615-C98DD437CBA5}" srcId="{A2BC0B0B-8BE9-4357-8FF0-9503135ABE05}" destId="{0721AD4E-B9EF-4B8C-98DA-B315CA061610}" srcOrd="10" destOrd="0" parTransId="{99CFFB91-9C26-4D13-AB4C-5D41811F4D22}" sibTransId="{0EC307DB-B972-4F52-8E0D-6D67320D9738}"/>
    <dgm:cxn modelId="{4E780EE5-1491-4D4A-8998-9EE8E70D4F9E}" srcId="{0721AD4E-B9EF-4B8C-98DA-B315CA061610}" destId="{E105B55C-F4CE-47AA-8A13-ABEC148430F3}" srcOrd="0" destOrd="0" parTransId="{A1264E4E-18FF-4277-A09B-9ECE9D66F4CC}" sibTransId="{274EEEE0-F07F-45B2-BE38-801D362A1B29}"/>
    <dgm:cxn modelId="{DFF8581E-6191-4EA1-9477-9392263AAACD}" srcId="{A2BC0B0B-8BE9-4357-8FF0-9503135ABE05}" destId="{63AFD222-A863-47C8-85ED-286E7C359AD0}" srcOrd="8" destOrd="0" parTransId="{7E701300-12F4-413F-AC42-058BFFBF5678}" sibTransId="{6ED3D003-9997-42D5-8185-B3843FD6A45E}"/>
    <dgm:cxn modelId="{78015346-8F4C-4936-B467-3437FF2A8494}" srcId="{5559D006-998C-43F7-9B82-DBCF3550352B}" destId="{4B74E1C2-4FC1-4593-87A2-6C1D8793D6AB}" srcOrd="0" destOrd="0" parTransId="{388F1792-8C05-42FA-8170-FD07E09C8741}" sibTransId="{AA37C06C-B6C5-4D72-B868-E1BD63EE72F3}"/>
    <dgm:cxn modelId="{8DFAFA9C-6861-4786-8877-4B8F54120127}" srcId="{264C0C9D-C7DC-4324-AA72-5C9FE9E9222E}" destId="{640795F3-7E6C-45A4-BF86-2C0F0897C9D0}" srcOrd="0" destOrd="0" parTransId="{3665E3F7-7042-49A7-B7DF-478910DFBE49}" sibTransId="{64577D0F-7690-4237-81D1-A53FFA17D1D7}"/>
    <dgm:cxn modelId="{B4639098-5B97-4DF4-90E0-90E630EEDF83}" type="presOf" srcId="{426F5E55-C960-46E9-BF81-0BC77571AFCC}" destId="{85508826-8520-47AC-85AE-6AAB9754796D}" srcOrd="0" destOrd="0" presId="urn:microsoft.com/office/officeart/2005/8/layout/chevron2"/>
    <dgm:cxn modelId="{26DEE1F0-4FB7-41DF-A8B9-8D089DE1D2C2}" type="presOf" srcId="{5A4EFB54-C272-4383-A38D-74B9D23A81F9}" destId="{6CE18ADB-A77D-4E52-A902-A9CA21F5912F}" srcOrd="0" destOrd="1" presId="urn:microsoft.com/office/officeart/2005/8/layout/chevron2"/>
    <dgm:cxn modelId="{32061DEE-515A-481A-8A71-41885F74EAA2}" srcId="{A2BC0B0B-8BE9-4357-8FF0-9503135ABE05}" destId="{264C0C9D-C7DC-4324-AA72-5C9FE9E9222E}" srcOrd="7" destOrd="0" parTransId="{EFD5E804-ED77-4609-8393-1DA50A55C911}" sibTransId="{27EE3456-7892-4F3C-A265-BE931B5508D2}"/>
    <dgm:cxn modelId="{B254B217-62A2-46EA-B5A7-B22E8A58CBB9}" type="presOf" srcId="{458670A4-80CE-4C32-A7A8-56D657B290C3}" destId="{F5BEF804-ACDA-4C18-8526-57CF4AA4B3B1}" srcOrd="0" destOrd="0" presId="urn:microsoft.com/office/officeart/2005/8/layout/chevron2"/>
    <dgm:cxn modelId="{A4A32639-21B2-4454-A16F-0A635AAC0422}" srcId="{E694C9B8-1AEF-4D28-8C76-1099962ADB46}" destId="{43A483D1-A4DA-49C1-8399-E788330E6874}" srcOrd="1" destOrd="0" parTransId="{6F93B50E-8762-4963-A3CC-9B518023A5CB}" sibTransId="{998E90F3-9276-46B4-8397-7C215DDFEB8F}"/>
    <dgm:cxn modelId="{19538589-BB18-4239-AE44-C1639D0225FF}" type="presOf" srcId="{E694C9B8-1AEF-4D28-8C76-1099962ADB46}" destId="{7E5557DE-9C86-4BA2-9487-BDB18CEA6712}" srcOrd="0" destOrd="0" presId="urn:microsoft.com/office/officeart/2005/8/layout/chevron2"/>
    <dgm:cxn modelId="{0FDC8DB4-70ED-4954-8864-32D427DDBF97}" type="presOf" srcId="{BC93D9E2-A835-4F59-9CFA-E92A87F7C4D1}" destId="{7F77B5F1-31C3-4ACD-99A6-45F3EF41FA06}" srcOrd="0" destOrd="1" presId="urn:microsoft.com/office/officeart/2005/8/layout/chevron2"/>
    <dgm:cxn modelId="{19ADD3D0-2E03-4180-AF49-549AB0080CED}" type="presOf" srcId="{9C5AD1C5-9ECE-49D5-9203-588BDCC8414B}" destId="{DF183645-661F-4005-A613-D878D6D18703}" srcOrd="0" destOrd="0" presId="urn:microsoft.com/office/officeart/2005/8/layout/chevron2"/>
    <dgm:cxn modelId="{6CAD312C-62EE-4772-BE82-1911D7D65507}" srcId="{458670A4-80CE-4C32-A7A8-56D657B290C3}" destId="{4A201386-52EB-4A9E-9306-C21630137E5C}" srcOrd="1" destOrd="0" parTransId="{87218879-3E4F-44E4-8A00-C0BC4D6A494D}" sibTransId="{94C3B9C0-A969-4B7F-8AF2-0853E88DDC65}"/>
    <dgm:cxn modelId="{FD749874-0940-4D72-B5C5-253172EEC0B7}" type="presOf" srcId="{4B74E1C2-4FC1-4593-87A2-6C1D8793D6AB}" destId="{C7DB26E8-429B-48F0-82A1-9D159FD1ECAD}" srcOrd="0" destOrd="0" presId="urn:microsoft.com/office/officeart/2005/8/layout/chevron2"/>
    <dgm:cxn modelId="{E71A3F59-66B7-4BE7-9805-29848B7BE3EE}" srcId="{A2BC0B0B-8BE9-4357-8FF0-9503135ABE05}" destId="{3B2E561D-3A8A-401A-8FF2-2F5F9A488B98}" srcOrd="3" destOrd="0" parTransId="{97CF598D-E1B8-4435-BC5A-BE5CBC7679C4}" sibTransId="{A7345746-0022-46D2-986B-895D7623DBD7}"/>
    <dgm:cxn modelId="{11DC9D48-7853-41AF-8CC5-34DB38908488}" type="presOf" srcId="{43A483D1-A4DA-49C1-8399-E788330E6874}" destId="{603869B5-FC54-42A9-B954-B1C51F7BD347}" srcOrd="0" destOrd="1" presId="urn:microsoft.com/office/officeart/2005/8/layout/chevron2"/>
    <dgm:cxn modelId="{5913FDDE-26FF-4AE1-B555-FE24C7417BBB}" srcId="{75641EC3-E517-420F-B4D6-D1CFDE6D95BD}" destId="{DA75C8CB-CB7C-4D77-8F59-DB2B8B0291E4}" srcOrd="0" destOrd="0" parTransId="{3565C8C1-AFE8-4B62-A90D-C696694F2248}" sibTransId="{49870C28-D90C-4414-BA4E-204EDF2F4D66}"/>
    <dgm:cxn modelId="{D220E382-AA79-4A54-9539-163D8A6CA9D0}" srcId="{63AFD222-A863-47C8-85ED-286E7C359AD0}" destId="{BC93D9E2-A835-4F59-9CFA-E92A87F7C4D1}" srcOrd="1" destOrd="0" parTransId="{5F337F57-DBDD-4AA8-81B5-0A85308D62F7}" sibTransId="{9FB31A88-7031-4762-82B9-40AD2287B01A}"/>
    <dgm:cxn modelId="{14BAF670-8E89-4300-AFDF-386DBD7F74FE}" srcId="{A2BC0B0B-8BE9-4357-8FF0-9503135ABE05}" destId="{FE83ECC8-CFD5-4E1F-8114-9FFA2E9A704F}" srcOrd="9" destOrd="0" parTransId="{A85258D0-0715-46AE-906F-B2BF4CE8B01A}" sibTransId="{2925D2A8-97ED-42BC-9B3E-B29625E03632}"/>
    <dgm:cxn modelId="{B258472C-6E02-4572-B96F-95DD7B88F9C4}" srcId="{264C0C9D-C7DC-4324-AA72-5C9FE9E9222E}" destId="{61B2C05B-A0B6-4ED8-86DB-45809EA82ED5}" srcOrd="1" destOrd="0" parTransId="{FF5837FF-3399-46D7-8EBA-B7D65CDD64E7}" sibTransId="{CD7CDC88-C6C9-4805-B236-6DD46127B048}"/>
    <dgm:cxn modelId="{CD121DC2-FC6C-465A-9CE1-ACD6FBBDD3A1}" type="presOf" srcId="{0B078E33-2C80-4EE7-AE97-EEE4C7E88AF6}" destId="{FDD7C67C-2E08-491E-BA87-229A2B619370}" srcOrd="0" destOrd="0" presId="urn:microsoft.com/office/officeart/2005/8/layout/chevron2"/>
    <dgm:cxn modelId="{C3AA7035-097C-48EA-8647-3627EB7B4BA6}" type="presOf" srcId="{0721AD4E-B9EF-4B8C-98DA-B315CA061610}" destId="{642F2373-1768-4088-8BF1-5DD1BF9CC65F}" srcOrd="0" destOrd="0" presId="urn:microsoft.com/office/officeart/2005/8/layout/chevron2"/>
    <dgm:cxn modelId="{9DCFE36C-681C-4AB8-A943-8557FD4B9258}" type="presOf" srcId="{558C2F7A-CAFA-4DC4-BB02-3652AC0393CE}" destId="{85508826-8520-47AC-85AE-6AAB9754796D}" srcOrd="0" destOrd="1" presId="urn:microsoft.com/office/officeart/2005/8/layout/chevron2"/>
    <dgm:cxn modelId="{DDA66008-0085-4235-A174-336E96C4AEDF}" srcId="{A2BC0B0B-8BE9-4357-8FF0-9503135ABE05}" destId="{5559D006-998C-43F7-9B82-DBCF3550352B}" srcOrd="6" destOrd="0" parTransId="{7FDF1439-A874-410D-B713-1B173A5B1AC6}" sibTransId="{4DB9DC7D-7AAE-4D15-B7AA-0D729F15DE47}"/>
    <dgm:cxn modelId="{1807A0EF-88DA-4999-9F1B-A549C1AB8DC9}" type="presOf" srcId="{A2BC0B0B-8BE9-4357-8FF0-9503135ABE05}" destId="{7386828A-E003-4F2E-97AC-0FC0DD9BE9A9}" srcOrd="0" destOrd="0" presId="urn:microsoft.com/office/officeart/2005/8/layout/chevron2"/>
    <dgm:cxn modelId="{7F01A707-E387-4ED3-99A4-C11F254375FC}" srcId="{A2BC0B0B-8BE9-4357-8FF0-9503135ABE05}" destId="{E694C9B8-1AEF-4D28-8C76-1099962ADB46}" srcOrd="1" destOrd="0" parTransId="{032603A6-B2A1-4328-B85E-1184182841B2}" sibTransId="{29B7E53C-A04E-4956-B400-AF07DEC8F347}"/>
    <dgm:cxn modelId="{9E388CEE-842D-4ACD-BD67-8800CD2A1FE3}" srcId="{FE83ECC8-CFD5-4E1F-8114-9FFA2E9A704F}" destId="{558C2F7A-CAFA-4DC4-BB02-3652AC0393CE}" srcOrd="1" destOrd="0" parTransId="{E192AAD0-DC59-4047-81DA-F566D6352ADE}" sibTransId="{480F1238-F18D-4C0D-9C38-95204A3376B5}"/>
    <dgm:cxn modelId="{6C3217B2-0943-4121-B53A-43D3F31A243B}" srcId="{63AFD222-A863-47C8-85ED-286E7C359AD0}" destId="{1327A6B4-4F2C-4A6C-9CA9-F55951144D9D}" srcOrd="0" destOrd="0" parTransId="{2A76E657-D3B7-4BCC-B2B0-7E739E7B0F05}" sibTransId="{0258A2ED-09B6-4DD4-B070-65602E743754}"/>
    <dgm:cxn modelId="{8A7BC4D1-3559-49CF-9488-1DC3703A1E19}" type="presOf" srcId="{FE83ECC8-CFD5-4E1F-8114-9FFA2E9A704F}" destId="{2735A7DD-3713-48A5-A2DD-7A53AB97740A}" srcOrd="0" destOrd="0" presId="urn:microsoft.com/office/officeart/2005/8/layout/chevron2"/>
    <dgm:cxn modelId="{5383B17B-D117-4F17-A13F-504393338E0D}" srcId="{A2BC0B0B-8BE9-4357-8FF0-9503135ABE05}" destId="{75641EC3-E517-420F-B4D6-D1CFDE6D95BD}" srcOrd="0" destOrd="0" parTransId="{58A1E596-C87E-4ECC-ACB7-26A5E9AB5E14}" sibTransId="{0B8422E2-3C2B-42E1-83FF-45F1620954D5}"/>
    <dgm:cxn modelId="{DB7057C1-D23B-47F9-B7A9-0F01363F23E7}" type="presOf" srcId="{AA5348A6-5755-4B8C-B238-3A0A9DA8BC82}" destId="{4A3FC05B-8AE8-4376-A4A6-A70769F1A0F5}" srcOrd="0" destOrd="0" presId="urn:microsoft.com/office/officeart/2005/8/layout/chevron2"/>
    <dgm:cxn modelId="{D5858F0B-5B95-4CB4-AC77-B9FA24F0FF00}" type="presOf" srcId="{4A201386-52EB-4A9E-9306-C21630137E5C}" destId="{FAC871BC-7900-41C1-AEB5-C779C5603F9B}" srcOrd="0" destOrd="1" presId="urn:microsoft.com/office/officeart/2005/8/layout/chevron2"/>
    <dgm:cxn modelId="{4B763F3C-8DE9-4714-9CA1-4A7D1A08972A}" srcId="{E694C9B8-1AEF-4D28-8C76-1099962ADB46}" destId="{4E97AE09-16D4-403A-BD23-FBA897F9214B}" srcOrd="0" destOrd="0" parTransId="{79036F73-197D-43F3-A5D8-2F925A7D2514}" sibTransId="{8E19EE99-CAEF-4071-8C7D-F571622B87E3}"/>
    <dgm:cxn modelId="{F8371ED7-DDBF-4592-9EF6-1035FF84B3DB}" type="presOf" srcId="{4E97AE09-16D4-403A-BD23-FBA897F9214B}" destId="{603869B5-FC54-42A9-B954-B1C51F7BD347}" srcOrd="0" destOrd="0" presId="urn:microsoft.com/office/officeart/2005/8/layout/chevron2"/>
    <dgm:cxn modelId="{CD52668D-B6AC-425F-AA32-29953B7A2483}" type="presOf" srcId="{DA75C8CB-CB7C-4D77-8F59-DB2B8B0291E4}" destId="{B670F323-0615-4E52-B88D-11F285723896}" srcOrd="0" destOrd="0" presId="urn:microsoft.com/office/officeart/2005/8/layout/chevron2"/>
    <dgm:cxn modelId="{E0663281-B3AB-43A1-98C7-A46967EC4FE4}" type="presOf" srcId="{7DDB5E6D-B92E-472C-BB40-3A23F2CA9607}" destId="{5C1BB7ED-C373-4756-A292-F190363C8E4F}" srcOrd="0" destOrd="1" presId="urn:microsoft.com/office/officeart/2005/8/layout/chevron2"/>
    <dgm:cxn modelId="{853EF3F8-86B4-409D-87C8-FA898EC9C494}" type="presOf" srcId="{1327A6B4-4F2C-4A6C-9CA9-F55951144D9D}" destId="{7F77B5F1-31C3-4ACD-99A6-45F3EF41FA06}" srcOrd="0" destOrd="0" presId="urn:microsoft.com/office/officeart/2005/8/layout/chevron2"/>
    <dgm:cxn modelId="{C4F5720D-3B01-431F-B38A-2AC9C01C3019}" type="presOf" srcId="{640795F3-7E6C-45A4-BF86-2C0F0897C9D0}" destId="{D391840C-350F-4C14-81D2-360E4F09D702}" srcOrd="0" destOrd="0" presId="urn:microsoft.com/office/officeart/2005/8/layout/chevron2"/>
    <dgm:cxn modelId="{DF82B835-38E9-44B2-BB06-4D8D8B5A10B7}" srcId="{0721AD4E-B9EF-4B8C-98DA-B315CA061610}" destId="{99843C1B-946A-46CA-9B04-9BF82BB0C9C7}" srcOrd="1" destOrd="0" parTransId="{BB926641-468A-4290-B421-CFA34F26E0F4}" sibTransId="{A4176FE0-70DD-42A2-A120-AB8F01646021}"/>
    <dgm:cxn modelId="{54BD0DE1-2F5C-4F5B-A70E-C5DB3E64F566}" type="presOf" srcId="{99843C1B-946A-46CA-9B04-9BF82BB0C9C7}" destId="{1E591697-0757-47D0-A7ED-19FBEE55D40C}" srcOrd="0" destOrd="1" presId="urn:microsoft.com/office/officeart/2005/8/layout/chevron2"/>
    <dgm:cxn modelId="{477E863D-2888-4EDF-9AB1-238F69E7DF1F}" type="presOf" srcId="{E105B55C-F4CE-47AA-8A13-ABEC148430F3}" destId="{1E591697-0757-47D0-A7ED-19FBEE55D40C}" srcOrd="0" destOrd="0" presId="urn:microsoft.com/office/officeart/2005/8/layout/chevron2"/>
    <dgm:cxn modelId="{223236E4-D784-4521-8ACE-9FF8787D547D}" srcId="{0B078E33-2C80-4EE7-AE97-EEE4C7E88AF6}" destId="{7DDB5E6D-B92E-472C-BB40-3A23F2CA9607}" srcOrd="1" destOrd="0" parTransId="{6BF788D0-8374-4F45-9182-A223AB576113}" sibTransId="{04A194D9-4120-4E10-8AD3-4C612EA5C4BB}"/>
    <dgm:cxn modelId="{F1C21C86-57E9-4396-A832-B57B485C162F}" srcId="{9C5AD1C5-9ECE-49D5-9203-588BDCC8414B}" destId="{5A4EFB54-C272-4383-A38D-74B9D23A81F9}" srcOrd="1" destOrd="0" parTransId="{F57F6A3C-22B1-4763-BFF5-006F81CFC6DA}" sibTransId="{4C4988E0-FF3E-4442-8D07-33FF9D4096D2}"/>
    <dgm:cxn modelId="{034FC0B2-198E-431C-B9E1-B78478D00A39}" srcId="{A2BC0B0B-8BE9-4357-8FF0-9503135ABE05}" destId="{9C5AD1C5-9ECE-49D5-9203-588BDCC8414B}" srcOrd="2" destOrd="0" parTransId="{642F6852-2750-4A97-8E9C-8777E7E7D2B4}" sibTransId="{45431E33-31D5-4756-9821-E6B50EE6B741}"/>
    <dgm:cxn modelId="{F8E7F809-21DD-4EB6-BF8F-2184B4AACB39}" srcId="{FE83ECC8-CFD5-4E1F-8114-9FFA2E9A704F}" destId="{426F5E55-C960-46E9-BF81-0BC77571AFCC}" srcOrd="0" destOrd="0" parTransId="{5F3FD895-A099-49A6-BF49-A697F1718B28}" sibTransId="{BE4F28F0-B075-4CD5-B7EF-CE42DDC8DC84}"/>
    <dgm:cxn modelId="{1497DAA3-74DF-4D74-A950-46DC25A961F0}" type="presOf" srcId="{3B2E561D-3A8A-401A-8FF2-2F5F9A488B98}" destId="{6437E16D-1D9C-4FBA-9581-2DD7335E190C}" srcOrd="0" destOrd="0" presId="urn:microsoft.com/office/officeart/2005/8/layout/chevron2"/>
    <dgm:cxn modelId="{60C37C56-77A7-4897-8A5D-9845841489C2}" srcId="{A2BC0B0B-8BE9-4357-8FF0-9503135ABE05}" destId="{0B078E33-2C80-4EE7-AE97-EEE4C7E88AF6}" srcOrd="5" destOrd="0" parTransId="{0C147657-35F2-4480-94F6-908B8DBB1B40}" sibTransId="{819A2460-C219-4A4D-B647-45E1CB3325A5}"/>
    <dgm:cxn modelId="{D8EEBA84-FD27-4EF1-B800-BCCD118CA42E}" type="presOf" srcId="{CEA3499C-79E5-4BF9-9502-16FFF0F571C3}" destId="{B670F323-0615-4E52-B88D-11F285723896}" srcOrd="0" destOrd="1" presId="urn:microsoft.com/office/officeart/2005/8/layout/chevron2"/>
    <dgm:cxn modelId="{9A25709C-C66E-420F-8238-14185268D4F2}" srcId="{A2BC0B0B-8BE9-4357-8FF0-9503135ABE05}" destId="{458670A4-80CE-4C32-A7A8-56D657B290C3}" srcOrd="4" destOrd="0" parTransId="{88828D41-096F-414B-916C-FA9023FF4F13}" sibTransId="{71A24666-7676-4C00-9A37-8CE45814C696}"/>
    <dgm:cxn modelId="{34BF8813-8201-4B4C-B90F-54CE41D6C69F}" type="presOf" srcId="{75641EC3-E517-420F-B4D6-D1CFDE6D95BD}" destId="{B39BF8C4-BEBA-4C57-B4E6-E5F3957FBA38}" srcOrd="0" destOrd="0" presId="urn:microsoft.com/office/officeart/2005/8/layout/chevron2"/>
    <dgm:cxn modelId="{B6D7AA4E-72EF-45F9-B65F-D3CC5CBA3A31}" srcId="{9C5AD1C5-9ECE-49D5-9203-588BDCC8414B}" destId="{E18F7E44-6C96-47BA-8AF2-886CFB2C4098}" srcOrd="0" destOrd="0" parTransId="{EB1AB794-D3A6-4540-81EA-06A99FD27850}" sibTransId="{0BE81225-897F-4E3B-BB0F-EE64EBB543BF}"/>
    <dgm:cxn modelId="{19C98618-67AC-46CF-9492-2C4CC329BECC}" srcId="{0B078E33-2C80-4EE7-AE97-EEE4C7E88AF6}" destId="{73432BC8-9838-4038-ABB0-C834DC8C57F2}" srcOrd="0" destOrd="0" parTransId="{56F6B496-33EF-4841-AF58-03C15B8C7641}" sibTransId="{D3607749-C018-43AB-9C27-EC9B97EE6738}"/>
    <dgm:cxn modelId="{1A7CE565-E3BD-4F85-92B4-B0E1764BAF93}" type="presOf" srcId="{63AFD222-A863-47C8-85ED-286E7C359AD0}" destId="{A68D8828-DCDB-42C5-8FC1-436426D120BC}" srcOrd="0" destOrd="0" presId="urn:microsoft.com/office/officeart/2005/8/layout/chevron2"/>
    <dgm:cxn modelId="{97623231-B418-492C-8F18-13B1C65D2036}" type="presOf" srcId="{E18F7E44-6C96-47BA-8AF2-886CFB2C4098}" destId="{6CE18ADB-A77D-4E52-A902-A9CA21F5912F}" srcOrd="0" destOrd="0" presId="urn:microsoft.com/office/officeart/2005/8/layout/chevron2"/>
    <dgm:cxn modelId="{BB276CA8-F8C3-4F18-8BF2-BEAE9EB7FC60}" type="presOf" srcId="{5559D006-998C-43F7-9B82-DBCF3550352B}" destId="{E23DA9DB-9FF8-4E1E-A9FB-02CD91E79662}" srcOrd="0" destOrd="0" presId="urn:microsoft.com/office/officeart/2005/8/layout/chevron2"/>
    <dgm:cxn modelId="{FB31DF1D-6DDC-4BDE-BD1A-44D63C7494BD}" srcId="{458670A4-80CE-4C32-A7A8-56D657B290C3}" destId="{E4F03B22-DA98-4A0E-BFAB-DD67943E744E}" srcOrd="0" destOrd="0" parTransId="{D0BA630A-7103-4E9F-9B7C-B70C57492223}" sibTransId="{84DD46FD-C58B-4A9D-B1D7-936359DE7843}"/>
    <dgm:cxn modelId="{B42F3FF2-AA85-4611-A2FF-64A15ED35E33}" srcId="{3B2E561D-3A8A-401A-8FF2-2F5F9A488B98}" destId="{AA5348A6-5755-4B8C-B238-3A0A9DA8BC82}" srcOrd="0" destOrd="0" parTransId="{924F9D47-A19F-4A16-9709-5AD7FA9C47B6}" sibTransId="{B1248589-0413-4EC9-A7FE-FF1CE2BA3BE1}"/>
    <dgm:cxn modelId="{9FC8C212-B369-4906-AFB2-A7E05BF7DC70}" type="presOf" srcId="{73432BC8-9838-4038-ABB0-C834DC8C57F2}" destId="{5C1BB7ED-C373-4756-A292-F190363C8E4F}" srcOrd="0" destOrd="0" presId="urn:microsoft.com/office/officeart/2005/8/layout/chevron2"/>
    <dgm:cxn modelId="{0B1B18C5-8D32-44B2-97FE-CFCA98915032}" type="presOf" srcId="{E4F03B22-DA98-4A0E-BFAB-DD67943E744E}" destId="{FAC871BC-7900-41C1-AEB5-C779C5603F9B}" srcOrd="0" destOrd="0" presId="urn:microsoft.com/office/officeart/2005/8/layout/chevron2"/>
    <dgm:cxn modelId="{A026CBD5-0BD3-4F6D-926A-DD0847E68C63}" srcId="{75641EC3-E517-420F-B4D6-D1CFDE6D95BD}" destId="{CEA3499C-79E5-4BF9-9502-16FFF0F571C3}" srcOrd="1" destOrd="0" parTransId="{747C0894-F844-4825-A434-1E9F2BF7EAE7}" sibTransId="{56FE3290-7BAA-477B-9936-A5420B608D92}"/>
    <dgm:cxn modelId="{4183B74E-F3A2-44B1-93D0-5E836243A912}" type="presOf" srcId="{61B2C05B-A0B6-4ED8-86DB-45809EA82ED5}" destId="{D391840C-350F-4C14-81D2-360E4F09D702}" srcOrd="0" destOrd="1" presId="urn:microsoft.com/office/officeart/2005/8/layout/chevron2"/>
    <dgm:cxn modelId="{C41E61B9-17ED-4E0F-A8BA-318CD441BC2D}" type="presOf" srcId="{264C0C9D-C7DC-4324-AA72-5C9FE9E9222E}" destId="{4CE4CB6F-A2B9-418F-9900-5CCC6E5FE54A}" srcOrd="0" destOrd="0" presId="urn:microsoft.com/office/officeart/2005/8/layout/chevron2"/>
    <dgm:cxn modelId="{071A2C01-6BE4-40D3-803F-F2F0F527B7D4}" type="presParOf" srcId="{7386828A-E003-4F2E-97AC-0FC0DD9BE9A9}" destId="{17416506-8192-4372-83C9-B224D2C53D8A}" srcOrd="0" destOrd="0" presId="urn:microsoft.com/office/officeart/2005/8/layout/chevron2"/>
    <dgm:cxn modelId="{69AD01E4-73FF-47E9-A415-AA42A0236C9D}" type="presParOf" srcId="{17416506-8192-4372-83C9-B224D2C53D8A}" destId="{B39BF8C4-BEBA-4C57-B4E6-E5F3957FBA38}" srcOrd="0" destOrd="0" presId="urn:microsoft.com/office/officeart/2005/8/layout/chevron2"/>
    <dgm:cxn modelId="{6B7DD49C-919F-4C81-AF2E-058EC92885D6}" type="presParOf" srcId="{17416506-8192-4372-83C9-B224D2C53D8A}" destId="{B670F323-0615-4E52-B88D-11F285723896}" srcOrd="1" destOrd="0" presId="urn:microsoft.com/office/officeart/2005/8/layout/chevron2"/>
    <dgm:cxn modelId="{7DF1B53C-DD88-4BB6-AD7E-B4F578EA0656}" type="presParOf" srcId="{7386828A-E003-4F2E-97AC-0FC0DD9BE9A9}" destId="{3FC4D20E-2909-4E1A-B7C6-882AF5AF4D93}" srcOrd="1" destOrd="0" presId="urn:microsoft.com/office/officeart/2005/8/layout/chevron2"/>
    <dgm:cxn modelId="{AA22AB2E-0ED7-48BD-B4C8-9EB475492C5C}" type="presParOf" srcId="{7386828A-E003-4F2E-97AC-0FC0DD9BE9A9}" destId="{E021AF89-ED59-4DBC-AD2B-3E0E0FD0E272}" srcOrd="2" destOrd="0" presId="urn:microsoft.com/office/officeart/2005/8/layout/chevron2"/>
    <dgm:cxn modelId="{8AC39885-0C52-4CDB-A342-0DB713BD5FD5}" type="presParOf" srcId="{E021AF89-ED59-4DBC-AD2B-3E0E0FD0E272}" destId="{7E5557DE-9C86-4BA2-9487-BDB18CEA6712}" srcOrd="0" destOrd="0" presId="urn:microsoft.com/office/officeart/2005/8/layout/chevron2"/>
    <dgm:cxn modelId="{D52908B8-23D8-4339-8678-3EBA049484F6}" type="presParOf" srcId="{E021AF89-ED59-4DBC-AD2B-3E0E0FD0E272}" destId="{603869B5-FC54-42A9-B954-B1C51F7BD347}" srcOrd="1" destOrd="0" presId="urn:microsoft.com/office/officeart/2005/8/layout/chevron2"/>
    <dgm:cxn modelId="{86646C4D-960A-43E3-B9DB-9B591D7E3E8F}" type="presParOf" srcId="{7386828A-E003-4F2E-97AC-0FC0DD9BE9A9}" destId="{DC71FF09-6F50-4E50-9EBB-61F7B572C73D}" srcOrd="3" destOrd="0" presId="urn:microsoft.com/office/officeart/2005/8/layout/chevron2"/>
    <dgm:cxn modelId="{6CBB7794-CC2B-43AE-B246-9D3992493E83}" type="presParOf" srcId="{7386828A-E003-4F2E-97AC-0FC0DD9BE9A9}" destId="{48ED186E-6078-431D-AEA8-BB50E4B4DDB0}" srcOrd="4" destOrd="0" presId="urn:microsoft.com/office/officeart/2005/8/layout/chevron2"/>
    <dgm:cxn modelId="{475AD8ED-10D4-4584-900A-6ADC976ED411}" type="presParOf" srcId="{48ED186E-6078-431D-AEA8-BB50E4B4DDB0}" destId="{DF183645-661F-4005-A613-D878D6D18703}" srcOrd="0" destOrd="0" presId="urn:microsoft.com/office/officeart/2005/8/layout/chevron2"/>
    <dgm:cxn modelId="{22682C4E-E419-4C38-89C8-B137E22B38C1}" type="presParOf" srcId="{48ED186E-6078-431D-AEA8-BB50E4B4DDB0}" destId="{6CE18ADB-A77D-4E52-A902-A9CA21F5912F}" srcOrd="1" destOrd="0" presId="urn:microsoft.com/office/officeart/2005/8/layout/chevron2"/>
    <dgm:cxn modelId="{47980783-FF53-4DB1-88A3-9D9A2B47E459}" type="presParOf" srcId="{7386828A-E003-4F2E-97AC-0FC0DD9BE9A9}" destId="{A4ADC562-0950-4C4D-97D7-A40072A0F84D}" srcOrd="5" destOrd="0" presId="urn:microsoft.com/office/officeart/2005/8/layout/chevron2"/>
    <dgm:cxn modelId="{97A10145-0553-4F6E-BE46-06CA79F8F988}" type="presParOf" srcId="{7386828A-E003-4F2E-97AC-0FC0DD9BE9A9}" destId="{9D3BF4E0-0E9C-4DE1-8DF9-9CFD82D14872}" srcOrd="6" destOrd="0" presId="urn:microsoft.com/office/officeart/2005/8/layout/chevron2"/>
    <dgm:cxn modelId="{0ED620C8-3162-4059-A120-EAECCB5887EE}" type="presParOf" srcId="{9D3BF4E0-0E9C-4DE1-8DF9-9CFD82D14872}" destId="{6437E16D-1D9C-4FBA-9581-2DD7335E190C}" srcOrd="0" destOrd="0" presId="urn:microsoft.com/office/officeart/2005/8/layout/chevron2"/>
    <dgm:cxn modelId="{959197DD-0CAF-4A7C-98C7-38000AD8D274}" type="presParOf" srcId="{9D3BF4E0-0E9C-4DE1-8DF9-9CFD82D14872}" destId="{4A3FC05B-8AE8-4376-A4A6-A70769F1A0F5}" srcOrd="1" destOrd="0" presId="urn:microsoft.com/office/officeart/2005/8/layout/chevron2"/>
    <dgm:cxn modelId="{1293105A-DFFE-4B7F-B5FA-4E33AC15A3B8}" type="presParOf" srcId="{7386828A-E003-4F2E-97AC-0FC0DD9BE9A9}" destId="{7F3CB28B-694A-4086-9D9A-1E81AFBBF2F2}" srcOrd="7" destOrd="0" presId="urn:microsoft.com/office/officeart/2005/8/layout/chevron2"/>
    <dgm:cxn modelId="{1A3E092A-5DCC-4C52-AA93-8A378554504D}" type="presParOf" srcId="{7386828A-E003-4F2E-97AC-0FC0DD9BE9A9}" destId="{D42E09B8-A209-42A9-9E1C-7B05D61AA23E}" srcOrd="8" destOrd="0" presId="urn:microsoft.com/office/officeart/2005/8/layout/chevron2"/>
    <dgm:cxn modelId="{3DB5DA8D-25EF-4D24-832F-7C9988C2F184}" type="presParOf" srcId="{D42E09B8-A209-42A9-9E1C-7B05D61AA23E}" destId="{F5BEF804-ACDA-4C18-8526-57CF4AA4B3B1}" srcOrd="0" destOrd="0" presId="urn:microsoft.com/office/officeart/2005/8/layout/chevron2"/>
    <dgm:cxn modelId="{CAA70F31-059A-4A2A-9B2B-3842FFDD5256}" type="presParOf" srcId="{D42E09B8-A209-42A9-9E1C-7B05D61AA23E}" destId="{FAC871BC-7900-41C1-AEB5-C779C5603F9B}" srcOrd="1" destOrd="0" presId="urn:microsoft.com/office/officeart/2005/8/layout/chevron2"/>
    <dgm:cxn modelId="{DF05671C-1098-465D-B2D0-6E6EC8A1FD78}" type="presParOf" srcId="{7386828A-E003-4F2E-97AC-0FC0DD9BE9A9}" destId="{CA21F50F-5F1B-43D0-8C46-066584653779}" srcOrd="9" destOrd="0" presId="urn:microsoft.com/office/officeart/2005/8/layout/chevron2"/>
    <dgm:cxn modelId="{89A27D30-5F06-4464-8663-C08DD1787A50}" type="presParOf" srcId="{7386828A-E003-4F2E-97AC-0FC0DD9BE9A9}" destId="{82467BB2-AFB3-4E3C-9BCC-AB288555E0CE}" srcOrd="10" destOrd="0" presId="urn:microsoft.com/office/officeart/2005/8/layout/chevron2"/>
    <dgm:cxn modelId="{43926E64-E423-4925-9D26-359926CCE10E}" type="presParOf" srcId="{82467BB2-AFB3-4E3C-9BCC-AB288555E0CE}" destId="{FDD7C67C-2E08-491E-BA87-229A2B619370}" srcOrd="0" destOrd="0" presId="urn:microsoft.com/office/officeart/2005/8/layout/chevron2"/>
    <dgm:cxn modelId="{62CEFC7E-E7C9-4FAD-A860-AE2860315B7A}" type="presParOf" srcId="{82467BB2-AFB3-4E3C-9BCC-AB288555E0CE}" destId="{5C1BB7ED-C373-4756-A292-F190363C8E4F}" srcOrd="1" destOrd="0" presId="urn:microsoft.com/office/officeart/2005/8/layout/chevron2"/>
    <dgm:cxn modelId="{9787266A-429A-4A5F-B2A5-EFD7DE35F96C}" type="presParOf" srcId="{7386828A-E003-4F2E-97AC-0FC0DD9BE9A9}" destId="{11505FDC-453A-43D1-A3D1-19DC25FC5D05}" srcOrd="11" destOrd="0" presId="urn:microsoft.com/office/officeart/2005/8/layout/chevron2"/>
    <dgm:cxn modelId="{8852C841-D1F9-4352-8BCE-4E50EA97B961}" type="presParOf" srcId="{7386828A-E003-4F2E-97AC-0FC0DD9BE9A9}" destId="{92396469-B7BA-468E-B613-239A5A6DC008}" srcOrd="12" destOrd="0" presId="urn:microsoft.com/office/officeart/2005/8/layout/chevron2"/>
    <dgm:cxn modelId="{00E0A8B2-EF85-4294-AA1E-02CDFC34B0E1}" type="presParOf" srcId="{92396469-B7BA-468E-B613-239A5A6DC008}" destId="{E23DA9DB-9FF8-4E1E-A9FB-02CD91E79662}" srcOrd="0" destOrd="0" presId="urn:microsoft.com/office/officeart/2005/8/layout/chevron2"/>
    <dgm:cxn modelId="{7F3FBB49-A903-4C67-97D1-1B9AA5F81A7A}" type="presParOf" srcId="{92396469-B7BA-468E-B613-239A5A6DC008}" destId="{C7DB26E8-429B-48F0-82A1-9D159FD1ECAD}" srcOrd="1" destOrd="0" presId="urn:microsoft.com/office/officeart/2005/8/layout/chevron2"/>
    <dgm:cxn modelId="{A2745D9B-75E0-459E-B5F2-111A9DAB370C}" type="presParOf" srcId="{7386828A-E003-4F2E-97AC-0FC0DD9BE9A9}" destId="{98CBCD2B-3DC4-418F-85F4-62D5751D10D9}" srcOrd="13" destOrd="0" presId="urn:microsoft.com/office/officeart/2005/8/layout/chevron2"/>
    <dgm:cxn modelId="{E75EBD91-9B27-404E-AECE-0E7D6C9C4F73}" type="presParOf" srcId="{7386828A-E003-4F2E-97AC-0FC0DD9BE9A9}" destId="{E8FF0E66-BDE8-4E3F-BF0C-81072B5CA5B7}" srcOrd="14" destOrd="0" presId="urn:microsoft.com/office/officeart/2005/8/layout/chevron2"/>
    <dgm:cxn modelId="{228D68C1-1FC4-404C-AFF9-C1324C7E5597}" type="presParOf" srcId="{E8FF0E66-BDE8-4E3F-BF0C-81072B5CA5B7}" destId="{4CE4CB6F-A2B9-418F-9900-5CCC6E5FE54A}" srcOrd="0" destOrd="0" presId="urn:microsoft.com/office/officeart/2005/8/layout/chevron2"/>
    <dgm:cxn modelId="{36172626-4151-44E8-9206-2ED1320F74A7}" type="presParOf" srcId="{E8FF0E66-BDE8-4E3F-BF0C-81072B5CA5B7}" destId="{D391840C-350F-4C14-81D2-360E4F09D702}" srcOrd="1" destOrd="0" presId="urn:microsoft.com/office/officeart/2005/8/layout/chevron2"/>
    <dgm:cxn modelId="{09CAC999-9312-4096-AFCB-1A471F158E31}" type="presParOf" srcId="{7386828A-E003-4F2E-97AC-0FC0DD9BE9A9}" destId="{5124EC60-DB94-477C-8A07-E4656A016153}" srcOrd="15" destOrd="0" presId="urn:microsoft.com/office/officeart/2005/8/layout/chevron2"/>
    <dgm:cxn modelId="{4CEA2345-FABF-42B4-B0B0-C87221211810}" type="presParOf" srcId="{7386828A-E003-4F2E-97AC-0FC0DD9BE9A9}" destId="{13AEB6BF-AE89-432B-B916-9A12A7CD705D}" srcOrd="16" destOrd="0" presId="urn:microsoft.com/office/officeart/2005/8/layout/chevron2"/>
    <dgm:cxn modelId="{5CA6BA44-9675-414C-A96E-5D18B63518AE}" type="presParOf" srcId="{13AEB6BF-AE89-432B-B916-9A12A7CD705D}" destId="{A68D8828-DCDB-42C5-8FC1-436426D120BC}" srcOrd="0" destOrd="0" presId="urn:microsoft.com/office/officeart/2005/8/layout/chevron2"/>
    <dgm:cxn modelId="{24856F80-6800-4A0B-8CC3-F3289FEDBEE4}" type="presParOf" srcId="{13AEB6BF-AE89-432B-B916-9A12A7CD705D}" destId="{7F77B5F1-31C3-4ACD-99A6-45F3EF41FA06}" srcOrd="1" destOrd="0" presId="urn:microsoft.com/office/officeart/2005/8/layout/chevron2"/>
    <dgm:cxn modelId="{9B8DF26C-E38F-402C-B809-AFE32B69DB63}" type="presParOf" srcId="{7386828A-E003-4F2E-97AC-0FC0DD9BE9A9}" destId="{4D292265-61D2-4128-B936-FD3F812F5B48}" srcOrd="17" destOrd="0" presId="urn:microsoft.com/office/officeart/2005/8/layout/chevron2"/>
    <dgm:cxn modelId="{97D26EE3-857F-4CCA-876B-4055CAE4F6D4}" type="presParOf" srcId="{7386828A-E003-4F2E-97AC-0FC0DD9BE9A9}" destId="{990C8482-9034-4588-ADB7-11D08F62A32C}" srcOrd="18" destOrd="0" presId="urn:microsoft.com/office/officeart/2005/8/layout/chevron2"/>
    <dgm:cxn modelId="{0FEA1053-DBD1-4916-9C59-96F48C04E853}" type="presParOf" srcId="{990C8482-9034-4588-ADB7-11D08F62A32C}" destId="{2735A7DD-3713-48A5-A2DD-7A53AB97740A}" srcOrd="0" destOrd="0" presId="urn:microsoft.com/office/officeart/2005/8/layout/chevron2"/>
    <dgm:cxn modelId="{2A1C9822-7870-46DD-948A-F52134409D8D}" type="presParOf" srcId="{990C8482-9034-4588-ADB7-11D08F62A32C}" destId="{85508826-8520-47AC-85AE-6AAB9754796D}" srcOrd="1" destOrd="0" presId="urn:microsoft.com/office/officeart/2005/8/layout/chevron2"/>
    <dgm:cxn modelId="{6CA86567-2A63-4769-AB2A-8203961D1BE8}" type="presParOf" srcId="{7386828A-E003-4F2E-97AC-0FC0DD9BE9A9}" destId="{41AA7AC2-609F-4FA1-A117-82EBA832070D}" srcOrd="19" destOrd="0" presId="urn:microsoft.com/office/officeart/2005/8/layout/chevron2"/>
    <dgm:cxn modelId="{C883D543-2212-4202-9A12-34FB60345A0C}" type="presParOf" srcId="{7386828A-E003-4F2E-97AC-0FC0DD9BE9A9}" destId="{B3A68506-9B7D-4DEC-8599-71D4DF7892C8}" srcOrd="20" destOrd="0" presId="urn:microsoft.com/office/officeart/2005/8/layout/chevron2"/>
    <dgm:cxn modelId="{8974C957-FC59-4982-B385-C6EB30630BDE}" type="presParOf" srcId="{B3A68506-9B7D-4DEC-8599-71D4DF7892C8}" destId="{642F2373-1768-4088-8BF1-5DD1BF9CC65F}" srcOrd="0" destOrd="0" presId="urn:microsoft.com/office/officeart/2005/8/layout/chevron2"/>
    <dgm:cxn modelId="{90B938E8-47DB-44A8-A55A-03A4761686E8}" type="presParOf" srcId="{B3A68506-9B7D-4DEC-8599-71D4DF7892C8}" destId="{1E591697-0757-47D0-A7ED-19FBEE55D40C}" srcOrd="1" destOrd="0" presId="urn:microsoft.com/office/officeart/2005/8/layout/chevron2"/>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BF8C4-BEBA-4C57-B4E6-E5F3957FBA38}">
      <dsp:nvSpPr>
        <dsp:cNvPr id="0" name=""/>
        <dsp:cNvSpPr/>
      </dsp:nvSpPr>
      <dsp:spPr>
        <a:xfrm rot="5400000">
          <a:off x="-108111" y="109325"/>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Monday 7</a:t>
          </a:r>
        </a:p>
      </dsp:txBody>
      <dsp:txXfrm rot="5400000">
        <a:off x="-108111" y="109325"/>
        <a:ext cx="720742" cy="504519"/>
      </dsp:txXfrm>
    </dsp:sp>
    <dsp:sp modelId="{B670F323-0615-4E52-B88D-11F285723896}">
      <dsp:nvSpPr>
        <dsp:cNvPr id="0" name=""/>
        <dsp:cNvSpPr/>
      </dsp:nvSpPr>
      <dsp:spPr>
        <a:xfrm rot="5400000">
          <a:off x="2791562" y="-2285828"/>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github and librairies (SDL)</a:t>
          </a:r>
        </a:p>
        <a:p>
          <a:pPr marL="57150" lvl="1" indent="-57150" algn="l" defTabSz="400050">
            <a:lnSpc>
              <a:spcPct val="90000"/>
            </a:lnSpc>
            <a:spcBef>
              <a:spcPct val="0"/>
            </a:spcBef>
            <a:spcAft>
              <a:spcPct val="15000"/>
            </a:spcAft>
            <a:buChar char="••"/>
          </a:pPr>
          <a:r>
            <a:rPr lang="fr-FR" sz="900" kern="1200"/>
            <a:t>after noon: tasks definition , work plan, meeting with M. Leroux</a:t>
          </a:r>
        </a:p>
      </dsp:txBody>
      <dsp:txXfrm rot="5400000">
        <a:off x="2791562" y="-2285828"/>
        <a:ext cx="468482" cy="5042568"/>
      </dsp:txXfrm>
    </dsp:sp>
    <dsp:sp modelId="{7E5557DE-9C86-4BA2-9487-BDB18CEA6712}">
      <dsp:nvSpPr>
        <dsp:cNvPr id="0" name=""/>
        <dsp:cNvSpPr/>
      </dsp:nvSpPr>
      <dsp:spPr>
        <a:xfrm rot="5400000">
          <a:off x="-108111" y="772066"/>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Thuesday 8</a:t>
          </a:r>
        </a:p>
      </dsp:txBody>
      <dsp:txXfrm rot="5400000">
        <a:off x="-108111" y="772066"/>
        <a:ext cx="720742" cy="504519"/>
      </dsp:txXfrm>
    </dsp:sp>
    <dsp:sp modelId="{603869B5-FC54-42A9-B954-B1C51F7BD347}">
      <dsp:nvSpPr>
        <dsp:cNvPr id="0" name=""/>
        <dsp:cNvSpPr/>
      </dsp:nvSpPr>
      <dsp:spPr>
        <a:xfrm rot="5400000">
          <a:off x="2791562" y="-1623088"/>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JP-research learning / comparison, M-repport, JD-sound recording</a:t>
          </a:r>
        </a:p>
        <a:p>
          <a:pPr marL="57150" lvl="1" indent="-57150" algn="l" defTabSz="400050">
            <a:lnSpc>
              <a:spcPct val="90000"/>
            </a:lnSpc>
            <a:spcBef>
              <a:spcPct val="0"/>
            </a:spcBef>
            <a:spcAft>
              <a:spcPct val="15000"/>
            </a:spcAft>
            <a:buChar char="••"/>
          </a:pPr>
          <a:r>
            <a:rPr lang="fr-FR" sz="900" kern="1200"/>
            <a:t>after noon: JP-research learning / comparison, M-repport, JD-signal split and FFT</a:t>
          </a:r>
        </a:p>
      </dsp:txBody>
      <dsp:txXfrm rot="5400000">
        <a:off x="2791562" y="-1623088"/>
        <a:ext cx="468482" cy="5042568"/>
      </dsp:txXfrm>
    </dsp:sp>
    <dsp:sp modelId="{DF183645-661F-4005-A613-D878D6D18703}">
      <dsp:nvSpPr>
        <dsp:cNvPr id="0" name=""/>
        <dsp:cNvSpPr/>
      </dsp:nvSpPr>
      <dsp:spPr>
        <a:xfrm rot="5400000">
          <a:off x="-108111" y="1434806"/>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Wednesday 9</a:t>
          </a:r>
        </a:p>
      </dsp:txBody>
      <dsp:txXfrm rot="5400000">
        <a:off x="-108111" y="1434806"/>
        <a:ext cx="720742" cy="504519"/>
      </dsp:txXfrm>
    </dsp:sp>
    <dsp:sp modelId="{6CE18ADB-A77D-4E52-A902-A9CA21F5912F}">
      <dsp:nvSpPr>
        <dsp:cNvPr id="0" name=""/>
        <dsp:cNvSpPr/>
      </dsp:nvSpPr>
      <dsp:spPr>
        <a:xfrm rot="5400000">
          <a:off x="2791562" y="-960347"/>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JP-research learning / comparison, M-repport, JD-Mel and spectrogram</a:t>
          </a:r>
        </a:p>
        <a:p>
          <a:pPr marL="57150" lvl="1" indent="-57150" algn="l" defTabSz="400050">
            <a:lnSpc>
              <a:spcPct val="90000"/>
            </a:lnSpc>
            <a:spcBef>
              <a:spcPct val="0"/>
            </a:spcBef>
            <a:spcAft>
              <a:spcPct val="15000"/>
            </a:spcAft>
            <a:buChar char="••"/>
          </a:pPr>
          <a:r>
            <a:rPr lang="fr-FR" sz="900" kern="1200"/>
            <a:t>after noon: JP-research learning / comparison, M-repport, JD-begining DTW</a:t>
          </a:r>
        </a:p>
      </dsp:txBody>
      <dsp:txXfrm rot="5400000">
        <a:off x="2791562" y="-960347"/>
        <a:ext cx="468482" cy="5042568"/>
      </dsp:txXfrm>
    </dsp:sp>
    <dsp:sp modelId="{6437E16D-1D9C-4FBA-9581-2DD7335E190C}">
      <dsp:nvSpPr>
        <dsp:cNvPr id="0" name=""/>
        <dsp:cNvSpPr/>
      </dsp:nvSpPr>
      <dsp:spPr>
        <a:xfrm rot="5400000">
          <a:off x="-108111" y="2097547"/>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Thursday 10</a:t>
          </a:r>
        </a:p>
      </dsp:txBody>
      <dsp:txXfrm rot="5400000">
        <a:off x="-108111" y="2097547"/>
        <a:ext cx="720742" cy="504519"/>
      </dsp:txXfrm>
    </dsp:sp>
    <dsp:sp modelId="{4A3FC05B-8AE8-4376-A4A6-A70769F1A0F5}">
      <dsp:nvSpPr>
        <dsp:cNvPr id="0" name=""/>
        <dsp:cNvSpPr/>
      </dsp:nvSpPr>
      <dsp:spPr>
        <a:xfrm rot="5400000">
          <a:off x="2791562" y="-297606"/>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JP-research learning / comparison, M-repport and presentation,  JD- endDTW and tests</a:t>
          </a:r>
        </a:p>
      </dsp:txBody>
      <dsp:txXfrm rot="5400000">
        <a:off x="2791562" y="-297606"/>
        <a:ext cx="468482" cy="5042568"/>
      </dsp:txXfrm>
    </dsp:sp>
    <dsp:sp modelId="{F5BEF804-ACDA-4C18-8526-57CF4AA4B3B1}">
      <dsp:nvSpPr>
        <dsp:cNvPr id="0" name=""/>
        <dsp:cNvSpPr/>
      </dsp:nvSpPr>
      <dsp:spPr>
        <a:xfrm rot="5400000">
          <a:off x="-108111" y="2760288"/>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Friday 11</a:t>
          </a:r>
        </a:p>
      </dsp:txBody>
      <dsp:txXfrm rot="5400000">
        <a:off x="-108111" y="2760288"/>
        <a:ext cx="720742" cy="504519"/>
      </dsp:txXfrm>
    </dsp:sp>
    <dsp:sp modelId="{FAC871BC-7900-41C1-AEB5-C779C5603F9B}">
      <dsp:nvSpPr>
        <dsp:cNvPr id="0" name=""/>
        <dsp:cNvSpPr/>
      </dsp:nvSpPr>
      <dsp:spPr>
        <a:xfrm rot="5400000">
          <a:off x="2791562" y="365134"/>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JP-repport and research on partial c</a:t>
          </a:r>
          <a:r>
            <a:rPr lang="en-US" sz="900" kern="1200"/>
            <a:t>orrelation, M-repport and presentation , JD- DTW refinement</a:t>
          </a:r>
          <a:endParaRPr lang="fr-FR" sz="900" kern="1200"/>
        </a:p>
        <a:p>
          <a:pPr marL="57150" lvl="1" indent="-57150" algn="l" defTabSz="400050">
            <a:lnSpc>
              <a:spcPct val="90000"/>
            </a:lnSpc>
            <a:spcBef>
              <a:spcPct val="0"/>
            </a:spcBef>
            <a:spcAft>
              <a:spcPct val="15000"/>
            </a:spcAft>
            <a:buChar char="••"/>
          </a:pPr>
          <a:r>
            <a:rPr lang="fr-FR" sz="900" kern="1200"/>
            <a:t>after noon: JP-test and research on Mahalanobis, M-report and presentation, JD-tests</a:t>
          </a:r>
        </a:p>
      </dsp:txBody>
      <dsp:txXfrm rot="5400000">
        <a:off x="2791562" y="365134"/>
        <a:ext cx="468482" cy="5042568"/>
      </dsp:txXfrm>
    </dsp:sp>
    <dsp:sp modelId="{FDD7C67C-2E08-491E-BA87-229A2B619370}">
      <dsp:nvSpPr>
        <dsp:cNvPr id="0" name=""/>
        <dsp:cNvSpPr/>
      </dsp:nvSpPr>
      <dsp:spPr>
        <a:xfrm rot="5400000">
          <a:off x="-108111" y="3423029"/>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Monday 14</a:t>
          </a:r>
        </a:p>
      </dsp:txBody>
      <dsp:txXfrm rot="5400000">
        <a:off x="-108111" y="3423029"/>
        <a:ext cx="720742" cy="504519"/>
      </dsp:txXfrm>
    </dsp:sp>
    <dsp:sp modelId="{5C1BB7ED-C373-4756-A292-F190363C8E4F}">
      <dsp:nvSpPr>
        <dsp:cNvPr id="0" name=""/>
        <dsp:cNvSpPr/>
      </dsp:nvSpPr>
      <dsp:spPr>
        <a:xfrm rot="5400000">
          <a:off x="2791562" y="1027874"/>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JP-researches on Mahalanobis distance,</a:t>
          </a:r>
          <a:r>
            <a:rPr lang="en-US" sz="900" kern="1200"/>
            <a:t> M-repport, JD- DTW refinement</a:t>
          </a:r>
          <a:endParaRPr lang="fr-FR" sz="900" kern="1200"/>
        </a:p>
        <a:p>
          <a:pPr marL="57150" lvl="1" indent="-57150" algn="l" defTabSz="400050">
            <a:lnSpc>
              <a:spcPct val="90000"/>
            </a:lnSpc>
            <a:spcBef>
              <a:spcPct val="0"/>
            </a:spcBef>
            <a:spcAft>
              <a:spcPct val="15000"/>
            </a:spcAft>
            <a:buChar char="••"/>
          </a:pPr>
          <a:r>
            <a:rPr lang="fr-FR" sz="900" kern="1200"/>
            <a:t>after noon: JP&amp;M-HMI begining, </a:t>
          </a:r>
          <a:r>
            <a:rPr lang="en-US" sz="900" kern="1200"/>
            <a:t>JD- DTW refinement</a:t>
          </a:r>
          <a:endParaRPr lang="fr-FR" sz="900" kern="1200"/>
        </a:p>
      </dsp:txBody>
      <dsp:txXfrm rot="5400000">
        <a:off x="2791562" y="1027874"/>
        <a:ext cx="468482" cy="5042568"/>
      </dsp:txXfrm>
    </dsp:sp>
    <dsp:sp modelId="{E23DA9DB-9FF8-4E1E-A9FB-02CD91E79662}">
      <dsp:nvSpPr>
        <dsp:cNvPr id="0" name=""/>
        <dsp:cNvSpPr/>
      </dsp:nvSpPr>
      <dsp:spPr>
        <a:xfrm rot="5400000">
          <a:off x="-108111" y="4085769"/>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Thursday 17</a:t>
          </a:r>
        </a:p>
      </dsp:txBody>
      <dsp:txXfrm rot="5400000">
        <a:off x="-108111" y="4085769"/>
        <a:ext cx="720742" cy="504519"/>
      </dsp:txXfrm>
    </dsp:sp>
    <dsp:sp modelId="{C7DB26E8-429B-48F0-82A1-9D159FD1ECAD}">
      <dsp:nvSpPr>
        <dsp:cNvPr id="0" name=""/>
        <dsp:cNvSpPr/>
      </dsp:nvSpPr>
      <dsp:spPr>
        <a:xfrm rot="5400000">
          <a:off x="2791562" y="1690615"/>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JP-labyrinth and debug HMI, M-debug HMI and image analysis, JD-DTW refinement and tests</a:t>
          </a:r>
        </a:p>
      </dsp:txBody>
      <dsp:txXfrm rot="5400000">
        <a:off x="2791562" y="1690615"/>
        <a:ext cx="468482" cy="5042568"/>
      </dsp:txXfrm>
    </dsp:sp>
    <dsp:sp modelId="{4CE4CB6F-A2B9-418F-9900-5CCC6E5FE54A}">
      <dsp:nvSpPr>
        <dsp:cNvPr id="0" name=""/>
        <dsp:cNvSpPr/>
      </dsp:nvSpPr>
      <dsp:spPr>
        <a:xfrm rot="5400000">
          <a:off x="-108111" y="4748510"/>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Friday 18</a:t>
          </a:r>
        </a:p>
      </dsp:txBody>
      <dsp:txXfrm rot="5400000">
        <a:off x="-108111" y="4748510"/>
        <a:ext cx="720742" cy="504519"/>
      </dsp:txXfrm>
    </dsp:sp>
    <dsp:sp modelId="{D391840C-350F-4C14-81D2-360E4F09D702}">
      <dsp:nvSpPr>
        <dsp:cNvPr id="0" name=""/>
        <dsp:cNvSpPr/>
      </dsp:nvSpPr>
      <dsp:spPr>
        <a:xfrm rot="5400000">
          <a:off x="2791562" y="2353356"/>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JP-debug and labyrinth creation, M-debug, report and presentation, JD-DTW refinement, word begining detection and tests</a:t>
          </a:r>
        </a:p>
        <a:p>
          <a:pPr marL="57150" lvl="1" indent="-57150" algn="l" defTabSz="400050">
            <a:lnSpc>
              <a:spcPct val="90000"/>
            </a:lnSpc>
            <a:spcBef>
              <a:spcPct val="0"/>
            </a:spcBef>
            <a:spcAft>
              <a:spcPct val="15000"/>
            </a:spcAft>
            <a:buChar char="••"/>
          </a:pPr>
          <a:r>
            <a:rPr lang="fr-FR" sz="900" kern="1200"/>
            <a:t>after noon: JP-limits tests on labyrinths, M-Menu, JD-DTW and HMI integration</a:t>
          </a:r>
        </a:p>
      </dsp:txBody>
      <dsp:txXfrm rot="5400000">
        <a:off x="2791562" y="2353356"/>
        <a:ext cx="468482" cy="5042568"/>
      </dsp:txXfrm>
    </dsp:sp>
    <dsp:sp modelId="{A68D8828-DCDB-42C5-8FC1-436426D120BC}">
      <dsp:nvSpPr>
        <dsp:cNvPr id="0" name=""/>
        <dsp:cNvSpPr/>
      </dsp:nvSpPr>
      <dsp:spPr>
        <a:xfrm rot="5400000">
          <a:off x="-108111" y="5411251"/>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Monday 21</a:t>
          </a:r>
        </a:p>
      </dsp:txBody>
      <dsp:txXfrm rot="5400000">
        <a:off x="-108111" y="5411251"/>
        <a:ext cx="720742" cy="504519"/>
      </dsp:txXfrm>
    </dsp:sp>
    <dsp:sp modelId="{7F77B5F1-31C3-4ACD-99A6-45F3EF41FA06}">
      <dsp:nvSpPr>
        <dsp:cNvPr id="0" name=""/>
        <dsp:cNvSpPr/>
      </dsp:nvSpPr>
      <dsp:spPr>
        <a:xfrm rot="5400000">
          <a:off x="2791562" y="3016097"/>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JP-Menu and Map , M-report and Menu, JD-DTW and HMI integration</a:t>
          </a:r>
        </a:p>
        <a:p>
          <a:pPr marL="57150" lvl="1" indent="-57150" algn="l" defTabSz="400050">
            <a:lnSpc>
              <a:spcPct val="90000"/>
            </a:lnSpc>
            <a:spcBef>
              <a:spcPct val="0"/>
            </a:spcBef>
            <a:spcAft>
              <a:spcPct val="15000"/>
            </a:spcAft>
            <a:buChar char="••"/>
          </a:pPr>
          <a:r>
            <a:rPr lang="fr-FR" sz="900" kern="1200"/>
            <a:t>after noon: JP-report, M-Users menu, JD-DTW refinement</a:t>
          </a:r>
        </a:p>
      </dsp:txBody>
      <dsp:txXfrm rot="5400000">
        <a:off x="2791562" y="3016097"/>
        <a:ext cx="468482" cy="5042568"/>
      </dsp:txXfrm>
    </dsp:sp>
    <dsp:sp modelId="{2735A7DD-3713-48A5-A2DD-7A53AB97740A}">
      <dsp:nvSpPr>
        <dsp:cNvPr id="0" name=""/>
        <dsp:cNvSpPr/>
      </dsp:nvSpPr>
      <dsp:spPr>
        <a:xfrm rot="5400000">
          <a:off x="-108111" y="6073992"/>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Thuesday 22</a:t>
          </a:r>
        </a:p>
      </dsp:txBody>
      <dsp:txXfrm rot="5400000">
        <a:off x="-108111" y="6073992"/>
        <a:ext cx="720742" cy="504519"/>
      </dsp:txXfrm>
    </dsp:sp>
    <dsp:sp modelId="{85508826-8520-47AC-85AE-6AAB9754796D}">
      <dsp:nvSpPr>
        <dsp:cNvPr id="0" name=""/>
        <dsp:cNvSpPr/>
      </dsp:nvSpPr>
      <dsp:spPr>
        <a:xfrm rot="5400000">
          <a:off x="2791562" y="3678837"/>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JP-report, M-Option menu and report, JD-DTW refinement</a:t>
          </a:r>
        </a:p>
        <a:p>
          <a:pPr marL="57150" lvl="1" indent="-57150" algn="l" defTabSz="400050">
            <a:lnSpc>
              <a:spcPct val="90000"/>
            </a:lnSpc>
            <a:spcBef>
              <a:spcPct val="0"/>
            </a:spcBef>
            <a:spcAft>
              <a:spcPct val="15000"/>
            </a:spcAft>
            <a:buChar char="••"/>
          </a:pPr>
          <a:r>
            <a:rPr lang="fr-FR" sz="900" kern="1200"/>
            <a:t>after noon: JP-Winning declaration, M-report, presentation and obstacles, JD-DTW refinement </a:t>
          </a:r>
        </a:p>
      </dsp:txBody>
      <dsp:txXfrm rot="5400000">
        <a:off x="2791562" y="3678837"/>
        <a:ext cx="468482" cy="5042568"/>
      </dsp:txXfrm>
    </dsp:sp>
    <dsp:sp modelId="{642F2373-1768-4088-8BF1-5DD1BF9CC65F}">
      <dsp:nvSpPr>
        <dsp:cNvPr id="0" name=""/>
        <dsp:cNvSpPr/>
      </dsp:nvSpPr>
      <dsp:spPr>
        <a:xfrm rot="5400000">
          <a:off x="-108111" y="6736733"/>
          <a:ext cx="720742" cy="504519"/>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Wednesday 23</a:t>
          </a:r>
        </a:p>
      </dsp:txBody>
      <dsp:txXfrm rot="5400000">
        <a:off x="-108111" y="6736733"/>
        <a:ext cx="720742" cy="504519"/>
      </dsp:txXfrm>
    </dsp:sp>
    <dsp:sp modelId="{1E591697-0757-47D0-A7ED-19FBEE55D40C}">
      <dsp:nvSpPr>
        <dsp:cNvPr id="0" name=""/>
        <dsp:cNvSpPr/>
      </dsp:nvSpPr>
      <dsp:spPr>
        <a:xfrm rot="5400000">
          <a:off x="2791562" y="4341578"/>
          <a:ext cx="468482" cy="504256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morning: JP-tests, M-report and tests, JD-tests</a:t>
          </a:r>
        </a:p>
        <a:p>
          <a:pPr marL="57150" lvl="1" indent="-57150" algn="l" defTabSz="400050">
            <a:lnSpc>
              <a:spcPct val="90000"/>
            </a:lnSpc>
            <a:spcBef>
              <a:spcPct val="0"/>
            </a:spcBef>
            <a:spcAft>
              <a:spcPct val="15000"/>
            </a:spcAft>
            <a:buChar char="••"/>
          </a:pPr>
          <a:r>
            <a:rPr lang="fr-FR" sz="900" kern="1200"/>
            <a:t>after noon: report and presentation</a:t>
          </a:r>
        </a:p>
      </dsp:txBody>
      <dsp:txXfrm rot="5400000">
        <a:off x="2791562" y="4341578"/>
        <a:ext cx="468482" cy="504256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5B5F95-407A-4EB1-B357-C780E7DF4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22</Pages>
  <Words>4005</Words>
  <Characters>22028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Word recognition</vt:lpstr>
    </vt:vector>
  </TitlesOfParts>
  <Company>Polytech’ Nice Sophia Antipolis</Company>
  <LinksUpToDate>false</LinksUpToDate>
  <CharactersWithSpaces>25982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recognition</dc:title>
  <dc:subject>Guénon Marie, Achard Jean-Paul, Favreau Jean-Dominique</dc:subject>
  <dc:creator>Guenon</dc:creator>
  <cp:lastModifiedBy>Guenon</cp:lastModifiedBy>
  <cp:revision>368</cp:revision>
  <dcterms:created xsi:type="dcterms:W3CDTF">2013-01-08T08:24:00Z</dcterms:created>
  <dcterms:modified xsi:type="dcterms:W3CDTF">2013-01-23T15:34:00Z</dcterms:modified>
</cp:coreProperties>
</file>