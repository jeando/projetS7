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398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0266D7" w:rsidRPr="006F2113" w:rsidTr="00A57CC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266D7" w:rsidRPr="006F2113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F2113">
                      <w:rPr>
                        <w:rFonts w:asciiTheme="majorHAnsi" w:eastAsiaTheme="majorEastAsia" w:hAnsiTheme="majorHAnsi" w:cstheme="majorBidi"/>
                        <w:caps/>
                      </w:rPr>
                      <w:t>Polytech’ Nice Sophia Antipolis</w:t>
                    </w:r>
                  </w:p>
                </w:tc>
              </w:sdtContent>
            </w:sdt>
          </w:tr>
          <w:tr w:rsidR="000266D7" w:rsidRPr="006F2113" w:rsidTr="00A57C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66D7" w:rsidRPr="006F2113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F211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Word recognition</w:t>
                    </w:r>
                  </w:p>
                </w:tc>
              </w:sdtContent>
            </w:sdt>
          </w:tr>
          <w:tr w:rsidR="000266D7" w:rsidRPr="006F2113" w:rsidTr="00A57C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66D7" w:rsidRPr="006F2113" w:rsidRDefault="00E52109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Guénon</w:t>
                    </w:r>
                    <w:proofErr w:type="spellEnd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Marie, </w:t>
                    </w:r>
                    <w:proofErr w:type="spellStart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Achard</w:t>
                    </w:r>
                    <w:proofErr w:type="spellEnd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Jean-Paul, </w:t>
                    </w:r>
                    <w:proofErr w:type="spellStart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Favreau</w:t>
                    </w:r>
                    <w:proofErr w:type="spellEnd"/>
                    <w:r w:rsidRPr="006F211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Jean-Dominique</w:t>
                    </w:r>
                  </w:p>
                </w:tc>
              </w:sdtContent>
            </w:sdt>
          </w:tr>
          <w:tr w:rsidR="000266D7" w:rsidRPr="006F2113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6F2113" w:rsidRDefault="000266D7" w:rsidP="00A57CC1">
                <w:pPr>
                  <w:pStyle w:val="NoSpacing"/>
                  <w:jc w:val="center"/>
                </w:pPr>
              </w:p>
            </w:tc>
          </w:tr>
          <w:tr w:rsidR="000266D7" w:rsidRPr="006F2113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6F2113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proofErr w:type="spellStart"/>
                <w:r w:rsidRPr="006F2113">
                  <w:rPr>
                    <w:b/>
                    <w:bCs/>
                  </w:rPr>
                  <w:t>Guénon</w:t>
                </w:r>
                <w:proofErr w:type="spellEnd"/>
                <w:r w:rsidRPr="006F2113">
                  <w:rPr>
                    <w:b/>
                    <w:bCs/>
                  </w:rPr>
                  <w:t xml:space="preserve"> Marie,</w:t>
                </w:r>
                <w:r w:rsidRPr="006F2113">
                  <w:rPr>
                    <w:b/>
                    <w:bCs/>
                  </w:rPr>
                  <w:br/>
                </w:r>
                <w:proofErr w:type="spellStart"/>
                <w:r w:rsidRPr="006F2113">
                  <w:rPr>
                    <w:b/>
                    <w:bCs/>
                  </w:rPr>
                  <w:t>Achard</w:t>
                </w:r>
                <w:proofErr w:type="spellEnd"/>
                <w:r w:rsidRPr="006F2113">
                  <w:rPr>
                    <w:b/>
                    <w:bCs/>
                  </w:rPr>
                  <w:t xml:space="preserve"> Jean-Paul,</w:t>
                </w:r>
                <w:r w:rsidRPr="006F2113">
                  <w:rPr>
                    <w:b/>
                    <w:bCs/>
                  </w:rPr>
                  <w:br/>
                </w:r>
                <w:proofErr w:type="spellStart"/>
                <w:r w:rsidRPr="006F2113">
                  <w:rPr>
                    <w:b/>
                    <w:bCs/>
                  </w:rPr>
                  <w:t>Favreau</w:t>
                </w:r>
                <w:proofErr w:type="spellEnd"/>
                <w:r w:rsidRPr="006F2113">
                  <w:rPr>
                    <w:b/>
                    <w:bCs/>
                  </w:rPr>
                  <w:t xml:space="preserve"> Jean-Dominique</w:t>
                </w:r>
              </w:p>
              <w:p w:rsidR="000266D7" w:rsidRPr="006F2113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0266D7" w:rsidRPr="006F2113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6F2113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6F2113">
                  <w:rPr>
                    <w:b/>
                    <w:bCs/>
                  </w:rPr>
                  <w:t>24/1/2013</w:t>
                </w:r>
              </w:p>
            </w:tc>
          </w:tr>
        </w:tbl>
        <w:p w:rsidR="000266D7" w:rsidRPr="006F2113" w:rsidRDefault="000266D7" w:rsidP="000266D7">
          <w:pPr>
            <w:rPr>
              <w:lang w:val="en-US"/>
            </w:rPr>
          </w:pPr>
        </w:p>
        <w:p w:rsidR="000266D7" w:rsidRPr="006F2113" w:rsidRDefault="000266D7" w:rsidP="000266D7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0266D7" w:rsidRPr="006F2113" w:rsidTr="00A57CC1">
            <w:tc>
              <w:tcPr>
                <w:tcW w:w="5000" w:type="pct"/>
              </w:tcPr>
              <w:p w:rsidR="000266D7" w:rsidRPr="006F2113" w:rsidRDefault="000266D7" w:rsidP="00A57CC1">
                <w:pPr>
                  <w:pStyle w:val="NoSpacing"/>
                </w:pPr>
              </w:p>
            </w:tc>
          </w:tr>
        </w:tbl>
        <w:p w:rsidR="000266D7" w:rsidRPr="006F2113" w:rsidRDefault="000266D7" w:rsidP="000266D7">
          <w:pPr>
            <w:rPr>
              <w:lang w:val="en-US"/>
            </w:rPr>
          </w:pPr>
        </w:p>
        <w:p w:rsidR="000266D7" w:rsidRPr="006F2113" w:rsidRDefault="000266D7" w:rsidP="000266D7">
          <w:pPr>
            <w:rPr>
              <w:lang w:val="en-US"/>
            </w:rPr>
          </w:pPr>
          <w:r w:rsidRPr="006F2113">
            <w:rPr>
              <w:noProof/>
              <w:lang w:val="en-US" w:eastAsia="fr-F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-978281</wp:posOffset>
                </wp:positionH>
                <wp:positionV relativeFrom="paragraph">
                  <wp:posOffset>29209</wp:posOffset>
                </wp:positionV>
                <wp:extent cx="7722870" cy="4988571"/>
                <wp:effectExtent l="1905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2870" cy="4988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6F2113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kern w:val="0"/>
          <w:sz w:val="22"/>
          <w:szCs w:val="22"/>
        </w:rPr>
        <w:id w:val="1398412"/>
        <w:docPartObj>
          <w:docPartGallery w:val="Table of Contents"/>
          <w:docPartUnique/>
        </w:docPartObj>
      </w:sdtPr>
      <w:sdtContent>
        <w:p w:rsidR="000266D7" w:rsidRPr="006F2113" w:rsidRDefault="000266D7" w:rsidP="000266D7">
          <w:pPr>
            <w:pStyle w:val="TOCHeading"/>
          </w:pPr>
          <w:r w:rsidRPr="006F2113">
            <w:t>Contents</w:t>
          </w:r>
        </w:p>
        <w:p w:rsidR="000266D7" w:rsidRPr="006F2113" w:rsidRDefault="000266D7" w:rsidP="000266D7">
          <w:pPr>
            <w:pStyle w:val="TOC1"/>
            <w:tabs>
              <w:tab w:val="right" w:leader="dot" w:pos="9062"/>
            </w:tabs>
            <w:rPr>
              <w:lang w:val="en-US"/>
            </w:rPr>
          </w:pPr>
        </w:p>
        <w:p w:rsidR="002B1681" w:rsidRPr="006F2113" w:rsidRDefault="00E110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r w:rsidRPr="006F2113">
            <w:rPr>
              <w:lang w:val="en-US"/>
            </w:rPr>
            <w:fldChar w:fldCharType="begin"/>
          </w:r>
          <w:r w:rsidR="000266D7" w:rsidRPr="006F2113">
            <w:rPr>
              <w:lang w:val="en-US"/>
            </w:rPr>
            <w:instrText xml:space="preserve"> TOC \o "1-3" \h \z \u </w:instrText>
          </w:r>
          <w:r w:rsidRPr="006F2113">
            <w:rPr>
              <w:lang w:val="en-US"/>
            </w:rPr>
            <w:fldChar w:fldCharType="separate"/>
          </w:r>
          <w:hyperlink w:anchor="_Toc345579926" w:history="1">
            <w:r w:rsidR="002B1681" w:rsidRPr="006F2113">
              <w:rPr>
                <w:rStyle w:val="Hyperlink"/>
                <w:noProof/>
                <w:lang w:val="en-US"/>
              </w:rPr>
              <w:t>Introduction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_Toc345579926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3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27" w:history="1">
            <w:r w:rsidR="002B1681" w:rsidRPr="006F2113">
              <w:rPr>
                <w:rStyle w:val="Hyperlink"/>
                <w:noProof/>
                <w:lang w:val="en-US"/>
              </w:rPr>
              <w:t>Intended plan: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_Toc345579927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4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28" w:history="1">
            <w:r w:rsidR="002B1681" w:rsidRPr="006F2113">
              <w:rPr>
                <w:rStyle w:val="Hyperlink"/>
                <w:noProof/>
                <w:lang w:val="en-US"/>
              </w:rPr>
              <w:t>Sound treatment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_Toc345579928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5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29" w:history="1">
            <w:r w:rsidR="002B1681" w:rsidRPr="006F2113">
              <w:rPr>
                <w:rStyle w:val="Hyperlink"/>
                <w:noProof/>
                <w:lang w:val="en-US"/>
              </w:rPr>
              <w:t>1.</w:t>
            </w:r>
            <w:r w:rsidR="002B1681" w:rsidRPr="006F2113">
              <w:rPr>
                <w:rFonts w:eastAsiaTheme="minorEastAsia"/>
                <w:noProof/>
                <w:lang w:val="en-US" w:eastAsia="fr-FR"/>
              </w:rPr>
              <w:tab/>
            </w:r>
            <w:r w:rsidR="002B1681" w:rsidRPr="006F2113">
              <w:rPr>
                <w:rStyle w:val="Hyperlink"/>
                <w:noProof/>
                <w:lang w:val="en-US"/>
              </w:rPr>
              <w:t>Sound recording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_Toc345579929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5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35" w:history="1">
            <w:r w:rsidR="002B1681" w:rsidRPr="006F2113">
              <w:rPr>
                <w:rStyle w:val="Hyperlink"/>
                <w:noProof/>
                <w:lang w:val="en-US"/>
              </w:rPr>
              <w:t>2.</w:t>
            </w:r>
            <w:r w:rsidR="002B1681" w:rsidRPr="006F2113">
              <w:rPr>
                <w:rFonts w:eastAsiaTheme="minorEastAsia"/>
                <w:noProof/>
                <w:lang w:val="en-US" w:eastAsia="fr-FR"/>
              </w:rPr>
              <w:tab/>
            </w:r>
            <w:r w:rsidR="002B1681" w:rsidRPr="006F2113">
              <w:rPr>
                <w:rStyle w:val="Hyperlink"/>
                <w:noProof/>
                <w:lang w:val="en-US"/>
              </w:rPr>
              <w:t>Time split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_Toc345579935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5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36" w:history="1">
            <w:r w:rsidR="002B1681" w:rsidRPr="006F2113">
              <w:rPr>
                <w:rStyle w:val="Hyperlink"/>
                <w:noProof/>
                <w:lang w:val="en-US"/>
              </w:rPr>
              <w:t>3.</w:t>
            </w:r>
            <w:r w:rsidR="002B1681" w:rsidRPr="006F2113">
              <w:rPr>
                <w:rFonts w:eastAsiaTheme="minorEastAsia"/>
                <w:noProof/>
                <w:lang w:val="en-US" w:eastAsia="fr-FR"/>
              </w:rPr>
              <w:tab/>
            </w:r>
            <w:r w:rsidR="002B1681" w:rsidRPr="006F2113">
              <w:rPr>
                <w:rStyle w:val="Hyperlink"/>
                <w:noProof/>
                <w:lang w:val="en-US"/>
              </w:rPr>
              <w:t>Spectrogram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_Toc345579936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6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37" w:history="1">
            <w:r w:rsidR="002B1681" w:rsidRPr="006F2113">
              <w:rPr>
                <w:rStyle w:val="Hyperlink"/>
                <w:noProof/>
                <w:lang w:val="en-US"/>
              </w:rPr>
              <w:t>Hamming window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_Toc345579937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6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38" w:history="1">
            <w:r w:rsidR="002B1681" w:rsidRPr="006F2113">
              <w:rPr>
                <w:rStyle w:val="Hyperlink"/>
                <w:noProof/>
                <w:lang w:val="en-US"/>
              </w:rPr>
              <w:t>Fast Fourier transformation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_Toc345579938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6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39" w:history="1">
            <w:r w:rsidR="002B1681" w:rsidRPr="006F2113">
              <w:rPr>
                <w:rStyle w:val="Hyperlink"/>
                <w:noProof/>
                <w:lang w:val="en-US"/>
              </w:rPr>
              <w:t>Redundancies elimination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_Toc345579939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7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0" w:history="1">
            <w:r w:rsidR="002B1681" w:rsidRPr="006F2113">
              <w:rPr>
                <w:rStyle w:val="Hyperlink"/>
                <w:noProof/>
                <w:lang w:val="en-US"/>
              </w:rPr>
              <w:t>Amplitudes weighting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_Toc345579940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7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1" w:history="1">
            <w:r w:rsidR="002B1681" w:rsidRPr="006F2113">
              <w:rPr>
                <w:rStyle w:val="Hyperlink"/>
                <w:noProof/>
                <w:kern w:val="28"/>
                <w:lang w:val="en-US"/>
              </w:rPr>
              <w:t>Mel scale and filter bank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_Toc345579941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7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2" w:history="1">
            <w:r w:rsidR="002B1681" w:rsidRPr="006F2113">
              <w:rPr>
                <w:rStyle w:val="Hyperlink"/>
                <w:noProof/>
                <w:kern w:val="28"/>
                <w:lang w:val="en-US"/>
              </w:rPr>
              <w:t>Spectrogram reconstruction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_Toc345579942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8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3" w:history="1">
            <w:r w:rsidR="002B1681" w:rsidRPr="006F2113">
              <w:rPr>
                <w:rStyle w:val="Hyperlink"/>
                <w:noProof/>
                <w:lang w:val="en-US"/>
              </w:rPr>
              <w:t>Learning and comparison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_Toc345579943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10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4" w:history="1">
            <w:r w:rsidR="002B1681" w:rsidRPr="006F2113">
              <w:rPr>
                <w:rStyle w:val="Hyperlink"/>
                <w:noProof/>
                <w:kern w:val="28"/>
                <w:lang w:val="en-US"/>
              </w:rPr>
              <w:t>1.</w:t>
            </w:r>
            <w:r w:rsidR="002B1681" w:rsidRPr="006F2113">
              <w:rPr>
                <w:rFonts w:eastAsiaTheme="minorEastAsia"/>
                <w:noProof/>
                <w:lang w:val="en-US" w:eastAsia="fr-FR"/>
              </w:rPr>
              <w:tab/>
            </w:r>
            <w:r w:rsidR="002B1681" w:rsidRPr="006F2113">
              <w:rPr>
                <w:rStyle w:val="Hyperlink"/>
                <w:noProof/>
                <w:kern w:val="28"/>
                <w:lang w:val="en-US"/>
              </w:rPr>
              <w:t>Existing methods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_Toc345579944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10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5" w:history="1">
            <w:r w:rsidR="002B1681" w:rsidRPr="006F2113">
              <w:rPr>
                <w:rStyle w:val="Hyperlink"/>
                <w:noProof/>
                <w:lang w:val="en-US"/>
              </w:rPr>
              <w:t>Learning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_Toc345579945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10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2B1681" w:rsidRPr="006F2113" w:rsidRDefault="00E110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579946" w:history="1">
            <w:r w:rsidR="002B1681" w:rsidRPr="006F2113">
              <w:rPr>
                <w:rStyle w:val="Hyperlink"/>
                <w:noProof/>
                <w:lang w:val="en-US"/>
              </w:rPr>
              <w:t>Conclusion</w:t>
            </w:r>
            <w:r w:rsidR="002B1681" w:rsidRPr="006F2113">
              <w:rPr>
                <w:noProof/>
                <w:webHidden/>
                <w:lang w:val="en-US"/>
              </w:rPr>
              <w:tab/>
            </w:r>
            <w:r w:rsidRPr="006F2113">
              <w:rPr>
                <w:noProof/>
                <w:webHidden/>
                <w:lang w:val="en-US"/>
              </w:rPr>
              <w:fldChar w:fldCharType="begin"/>
            </w:r>
            <w:r w:rsidR="002B1681" w:rsidRPr="006F2113">
              <w:rPr>
                <w:noProof/>
                <w:webHidden/>
                <w:lang w:val="en-US"/>
              </w:rPr>
              <w:instrText xml:space="preserve"> PAGEREF _Toc345579946 \h </w:instrText>
            </w:r>
            <w:r w:rsidRPr="006F2113">
              <w:rPr>
                <w:noProof/>
                <w:webHidden/>
                <w:lang w:val="en-US"/>
              </w:rPr>
            </w:r>
            <w:r w:rsidRPr="006F2113">
              <w:rPr>
                <w:noProof/>
                <w:webHidden/>
                <w:lang w:val="en-US"/>
              </w:rPr>
              <w:fldChar w:fldCharType="separate"/>
            </w:r>
            <w:r w:rsidR="002B1681" w:rsidRPr="006F2113">
              <w:rPr>
                <w:noProof/>
                <w:webHidden/>
                <w:lang w:val="en-US"/>
              </w:rPr>
              <w:t>11</w:t>
            </w:r>
            <w:r w:rsidRPr="006F2113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6F2113" w:rsidRDefault="00E1109A" w:rsidP="000266D7">
          <w:pPr>
            <w:rPr>
              <w:lang w:val="en-US"/>
            </w:rPr>
          </w:pPr>
          <w:r w:rsidRPr="006F2113">
            <w:rPr>
              <w:lang w:val="en-US"/>
            </w:rPr>
            <w:fldChar w:fldCharType="end"/>
          </w:r>
        </w:p>
      </w:sdtContent>
    </w:sdt>
    <w:p w:rsidR="000266D7" w:rsidRPr="006F2113" w:rsidRDefault="000266D7" w:rsidP="000266D7">
      <w:pPr>
        <w:rPr>
          <w:lang w:val="en-US"/>
        </w:rPr>
      </w:pPr>
      <w:r w:rsidRPr="006F2113">
        <w:rPr>
          <w:lang w:val="en-US"/>
        </w:rPr>
        <w:br w:type="page"/>
      </w:r>
    </w:p>
    <w:p w:rsidR="000266D7" w:rsidRPr="006F2113" w:rsidRDefault="000266D7" w:rsidP="000266D7">
      <w:pPr>
        <w:pStyle w:val="Heading1"/>
        <w:rPr>
          <w:lang w:val="en-US"/>
        </w:rPr>
      </w:pPr>
      <w:bookmarkStart w:id="0" w:name="_Toc345579926"/>
      <w:r w:rsidRPr="006F2113">
        <w:rPr>
          <w:lang w:val="en-US"/>
        </w:rPr>
        <w:lastRenderedPageBreak/>
        <w:t>Introduction</w:t>
      </w:r>
      <w:bookmarkEnd w:id="0"/>
      <w:r w:rsidRPr="006F2113">
        <w:rPr>
          <w:lang w:val="en-US"/>
        </w:rPr>
        <w:br w:type="page"/>
      </w:r>
    </w:p>
    <w:p w:rsidR="000266D7" w:rsidRPr="006F2113" w:rsidRDefault="000A7D47" w:rsidP="000266D7">
      <w:pPr>
        <w:pStyle w:val="Heading1"/>
        <w:rPr>
          <w:lang w:val="en-US"/>
        </w:rPr>
      </w:pPr>
      <w:bookmarkStart w:id="1" w:name="_Toc345579927"/>
      <w:r w:rsidRPr="006F2113">
        <w:rPr>
          <w:lang w:val="en-US"/>
        </w:rPr>
        <w:lastRenderedPageBreak/>
        <w:t>Intended plan</w:t>
      </w:r>
      <w:r w:rsidR="000266D7" w:rsidRPr="006F2113">
        <w:rPr>
          <w:lang w:val="en-US"/>
        </w:rPr>
        <w:t>:</w:t>
      </w:r>
      <w:bookmarkEnd w:id="1"/>
    </w:p>
    <w:p w:rsidR="000266D7" w:rsidRPr="006F2113" w:rsidRDefault="000266D7" w:rsidP="000266D7">
      <w:pPr>
        <w:rPr>
          <w:lang w:val="en-US"/>
        </w:rPr>
      </w:pPr>
    </w:p>
    <w:p w:rsidR="000266D7" w:rsidRPr="006F2113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6F2113">
        <w:rPr>
          <w:lang w:val="en-US"/>
        </w:rPr>
        <w:t>Sound treatment</w:t>
      </w:r>
    </w:p>
    <w:p w:rsidR="002B1681" w:rsidRPr="006F2113" w:rsidRDefault="002B1681" w:rsidP="002B1681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Sound recording (complete word)</w:t>
      </w:r>
    </w:p>
    <w:p w:rsidR="000266D7" w:rsidRPr="006F2113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Auto-</w:t>
      </w:r>
      <w:r w:rsidR="00965273" w:rsidRPr="006F2113">
        <w:rPr>
          <w:lang w:val="en-US"/>
        </w:rPr>
        <w:t>corre</w:t>
      </w:r>
      <w:r w:rsidRPr="006F2113">
        <w:rPr>
          <w:lang w:val="en-US"/>
        </w:rPr>
        <w:t>lation</w:t>
      </w:r>
    </w:p>
    <w:p w:rsidR="000266D7" w:rsidRPr="006F2113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Time split in slices of 20/30 ms, for all times</w:t>
      </w:r>
    </w:p>
    <w:p w:rsidR="000266D7" w:rsidRPr="006F2113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 xml:space="preserve">Fourier transformation for all slices </w:t>
      </w:r>
      <w:r w:rsidRPr="006F2113">
        <w:rPr>
          <w:lang w:val="en-US"/>
        </w:rPr>
        <w:sym w:font="Wingdings" w:char="F0E8"/>
      </w:r>
      <w:r w:rsidRPr="006F2113">
        <w:rPr>
          <w:lang w:val="en-US"/>
        </w:rPr>
        <w:t xml:space="preserve"> put together in a spectrogram (matrix)</w:t>
      </w:r>
    </w:p>
    <w:p w:rsidR="000266D7" w:rsidRPr="006F2113" w:rsidRDefault="006E41E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6F2113">
        <w:rPr>
          <w:lang w:val="en-US"/>
        </w:rPr>
        <w:t>Learning</w:t>
      </w:r>
      <w:r w:rsidR="000266D7" w:rsidRPr="006F2113">
        <w:rPr>
          <w:lang w:val="en-US"/>
        </w:rPr>
        <w:t xml:space="preserve"> (</w:t>
      </w:r>
      <w:r w:rsidRPr="006F2113">
        <w:rPr>
          <w:lang w:val="en-US"/>
        </w:rPr>
        <w:t xml:space="preserve">problem of </w:t>
      </w:r>
      <w:proofErr w:type="spellStart"/>
      <w:r w:rsidR="000266D7" w:rsidRPr="006F2113">
        <w:rPr>
          <w:lang w:val="en-US"/>
        </w:rPr>
        <w:t>Bakis</w:t>
      </w:r>
      <w:proofErr w:type="spellEnd"/>
      <w:r w:rsidR="000266D7" w:rsidRPr="006F2113">
        <w:rPr>
          <w:lang w:val="en-US"/>
        </w:rPr>
        <w:t xml:space="preserve"> / </w:t>
      </w:r>
      <w:r w:rsidRPr="006F2113">
        <w:rPr>
          <w:lang w:val="en-US"/>
        </w:rPr>
        <w:t xml:space="preserve">Hidden </w:t>
      </w:r>
      <w:r w:rsidR="000266D7" w:rsidRPr="006F2113">
        <w:rPr>
          <w:lang w:val="en-US"/>
        </w:rPr>
        <w:t>Ma</w:t>
      </w:r>
      <w:r w:rsidRPr="006F2113">
        <w:rPr>
          <w:lang w:val="en-US"/>
        </w:rPr>
        <w:t>rkov</w:t>
      </w:r>
      <w:r w:rsidR="000266D7" w:rsidRPr="006F2113">
        <w:rPr>
          <w:lang w:val="en-US"/>
        </w:rPr>
        <w:t>/ Dynamic Time Warping)</w:t>
      </w:r>
    </w:p>
    <w:p w:rsidR="000266D7" w:rsidRPr="006F2113" w:rsidRDefault="00E63202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Frequencies scaling</w:t>
      </w:r>
      <w:r w:rsidR="000266D7" w:rsidRPr="006F2113">
        <w:rPr>
          <w:lang w:val="en-US"/>
        </w:rPr>
        <w:t xml:space="preserve">: 20 </w:t>
      </w:r>
      <w:r w:rsidRPr="006F2113">
        <w:rPr>
          <w:lang w:val="en-US"/>
        </w:rPr>
        <w:t xml:space="preserve">significant </w:t>
      </w:r>
      <w:r w:rsidR="000266D7" w:rsidRPr="006F2113">
        <w:rPr>
          <w:lang w:val="en-US"/>
        </w:rPr>
        <w:t xml:space="preserve">points (Mel </w:t>
      </w:r>
      <w:r w:rsidRPr="006F2113">
        <w:rPr>
          <w:lang w:val="en-US"/>
        </w:rPr>
        <w:t xml:space="preserve">scale </w:t>
      </w:r>
      <w:r w:rsidR="000266D7" w:rsidRPr="006F2113">
        <w:rPr>
          <w:lang w:val="en-US"/>
        </w:rPr>
        <w:sym w:font="Wingdings" w:char="F0E8"/>
      </w:r>
      <w:r w:rsidR="000266D7" w:rsidRPr="006F2113">
        <w:rPr>
          <w:lang w:val="en-US"/>
        </w:rPr>
        <w:t xml:space="preserve"> </w:t>
      </w:r>
      <w:r w:rsidRPr="006F2113">
        <w:rPr>
          <w:lang w:val="en-US"/>
        </w:rPr>
        <w:t>assign importance</w:t>
      </w:r>
      <w:r w:rsidR="000266D7" w:rsidRPr="006F2113">
        <w:rPr>
          <w:lang w:val="en-US"/>
        </w:rPr>
        <w:t xml:space="preserve"> </w:t>
      </w:r>
      <w:r w:rsidRPr="006F2113">
        <w:rPr>
          <w:lang w:val="en-US"/>
        </w:rPr>
        <w:t>to some</w:t>
      </w:r>
      <w:r w:rsidR="000266D7" w:rsidRPr="006F2113">
        <w:rPr>
          <w:lang w:val="en-US"/>
        </w:rPr>
        <w:t xml:space="preserve"> fr</w:t>
      </w:r>
      <w:r w:rsidRPr="006F2113">
        <w:rPr>
          <w:lang w:val="en-US"/>
        </w:rPr>
        <w:t>e</w:t>
      </w:r>
      <w:r w:rsidR="000266D7" w:rsidRPr="006F2113">
        <w:rPr>
          <w:lang w:val="en-US"/>
        </w:rPr>
        <w:t>quenc</w:t>
      </w:r>
      <w:r w:rsidRPr="006F2113">
        <w:rPr>
          <w:lang w:val="en-US"/>
        </w:rPr>
        <w:t>i</w:t>
      </w:r>
      <w:r w:rsidR="000266D7" w:rsidRPr="006F2113">
        <w:rPr>
          <w:lang w:val="en-US"/>
        </w:rPr>
        <w:t>es</w:t>
      </w:r>
      <w:proofErr w:type="gramStart"/>
      <w:r w:rsidR="000266D7" w:rsidRPr="006F2113">
        <w:rPr>
          <w:lang w:val="en-US"/>
        </w:rPr>
        <w:t>)</w:t>
      </w:r>
      <w:proofErr w:type="gramEnd"/>
      <w:r w:rsidR="000266D7" w:rsidRPr="006F2113">
        <w:rPr>
          <w:lang w:val="en-US"/>
        </w:rPr>
        <w:br/>
      </w:r>
      <w:r w:rsidR="006E5CE9" w:rsidRPr="006F2113">
        <w:rPr>
          <w:lang w:val="en-US"/>
        </w:rPr>
        <w:t>Not compare the 1</w:t>
      </w:r>
      <w:r w:rsidR="006E5CE9" w:rsidRPr="006F2113">
        <w:rPr>
          <w:vertAlign w:val="superscript"/>
          <w:lang w:val="en-US"/>
        </w:rPr>
        <w:t>st</w:t>
      </w:r>
      <w:r w:rsidR="006E5CE9" w:rsidRPr="006F2113">
        <w:rPr>
          <w:lang w:val="en-US"/>
        </w:rPr>
        <w:t xml:space="preserve"> with</w:t>
      </w:r>
      <w:r w:rsidR="000266D7" w:rsidRPr="006F2113">
        <w:rPr>
          <w:lang w:val="en-US"/>
        </w:rPr>
        <w:t xml:space="preserve"> </w:t>
      </w:r>
      <w:r w:rsidR="006E5CE9" w:rsidRPr="006F2113">
        <w:rPr>
          <w:lang w:val="en-US"/>
        </w:rPr>
        <w:t>the 1</w:t>
      </w:r>
      <w:r w:rsidR="006E5CE9" w:rsidRPr="006F2113">
        <w:rPr>
          <w:vertAlign w:val="superscript"/>
          <w:lang w:val="en-US"/>
        </w:rPr>
        <w:t>st</w:t>
      </w:r>
      <w:r w:rsidR="000266D7" w:rsidRPr="006F2113">
        <w:rPr>
          <w:lang w:val="en-US"/>
        </w:rPr>
        <w:t>,</w:t>
      </w:r>
      <w:r w:rsidR="006E5CE9" w:rsidRPr="006F2113">
        <w:rPr>
          <w:lang w:val="en-US"/>
        </w:rPr>
        <w:t xml:space="preserve"> it could exist some needed translations or </w:t>
      </w:r>
      <w:r w:rsidR="000266D7" w:rsidRPr="006F2113">
        <w:rPr>
          <w:lang w:val="en-US"/>
        </w:rPr>
        <w:t xml:space="preserve"> </w:t>
      </w:r>
      <w:r w:rsidR="006E5CE9" w:rsidRPr="006F2113">
        <w:rPr>
          <w:lang w:val="en-US"/>
        </w:rPr>
        <w:t>insignificant isolated elements.</w:t>
      </w:r>
    </w:p>
    <w:p w:rsidR="000266D7" w:rsidRPr="006F2113" w:rsidRDefault="009D1246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Comparison:</w:t>
      </w:r>
      <w:r w:rsidR="000266D7" w:rsidRPr="006F2113">
        <w:rPr>
          <w:lang w:val="en-US"/>
        </w:rPr>
        <w:t xml:space="preserve"> « </w:t>
      </w:r>
      <w:r w:rsidR="006A2F2F" w:rsidRPr="006F2113">
        <w:rPr>
          <w:lang w:val="en-US"/>
        </w:rPr>
        <w:t xml:space="preserve">compare most similar </w:t>
      </w:r>
      <w:r w:rsidRPr="006F2113">
        <w:rPr>
          <w:lang w:val="en-US"/>
        </w:rPr>
        <w:t>words »</w:t>
      </w:r>
      <w:r w:rsidR="000266D7" w:rsidRPr="006F2113">
        <w:rPr>
          <w:lang w:val="en-US"/>
        </w:rPr>
        <w:t xml:space="preserve">, </w:t>
      </w:r>
      <w:r w:rsidR="006A2F2F" w:rsidRPr="006F2113">
        <w:rPr>
          <w:lang w:val="en-US"/>
        </w:rPr>
        <w:t>eventually</w:t>
      </w:r>
      <w:r w:rsidR="000266D7" w:rsidRPr="006F2113">
        <w:rPr>
          <w:lang w:val="en-US"/>
        </w:rPr>
        <w:t xml:space="preserve"> </w:t>
      </w:r>
      <w:r w:rsidR="006A2F2F" w:rsidRPr="006F2113">
        <w:rPr>
          <w:lang w:val="en-US"/>
        </w:rPr>
        <w:t>if we have a great vocabulary, begin with a leak sort.</w:t>
      </w:r>
      <w:r w:rsidR="000266D7" w:rsidRPr="006F2113">
        <w:rPr>
          <w:lang w:val="en-US"/>
        </w:rPr>
        <w:br/>
        <w:t xml:space="preserve">ex : </w:t>
      </w:r>
      <w:r w:rsidRPr="006F2113">
        <w:rPr>
          <w:lang w:val="en-US"/>
        </w:rPr>
        <w:t xml:space="preserve">in French, </w:t>
      </w:r>
      <w:r w:rsidR="000266D7" w:rsidRPr="006F2113">
        <w:rPr>
          <w:lang w:val="en-US"/>
        </w:rPr>
        <w:t>6/10</w:t>
      </w:r>
      <w:r w:rsidR="000266D7" w:rsidRPr="006F2113">
        <w:rPr>
          <w:lang w:val="en-US"/>
        </w:rPr>
        <w:br/>
        <w:t>S-</w:t>
      </w:r>
      <w:r w:rsidR="000266D7" w:rsidRPr="006F2113">
        <w:rPr>
          <w:highlight w:val="yellow"/>
          <w:lang w:val="en-US"/>
        </w:rPr>
        <w:t>I-S</w:t>
      </w:r>
      <w:r w:rsidR="000266D7" w:rsidRPr="006F2113">
        <w:rPr>
          <w:lang w:val="en-US"/>
        </w:rPr>
        <w:t xml:space="preserve"> </w:t>
      </w:r>
      <w:r w:rsidR="000266D7" w:rsidRPr="006F2113">
        <w:rPr>
          <w:lang w:val="en-US"/>
        </w:rPr>
        <w:sym w:font="Wingdings" w:char="F0DF"/>
      </w:r>
      <w:r w:rsidR="000266D7" w:rsidRPr="006F2113">
        <w:rPr>
          <w:lang w:val="en-US"/>
        </w:rPr>
        <w:t xml:space="preserve"> </w:t>
      </w:r>
      <w:r w:rsidRPr="006F2113">
        <w:rPr>
          <w:lang w:val="en-US"/>
        </w:rPr>
        <w:t>delete the similar parts</w:t>
      </w:r>
      <w:r w:rsidR="000266D7" w:rsidRPr="006F2113">
        <w:rPr>
          <w:lang w:val="en-US"/>
        </w:rPr>
        <w:br/>
        <w:t>D-</w:t>
      </w:r>
      <w:r w:rsidR="000266D7" w:rsidRPr="006F2113">
        <w:rPr>
          <w:highlight w:val="yellow"/>
          <w:lang w:val="en-US"/>
        </w:rPr>
        <w:t>I-S</w:t>
      </w:r>
      <w:r w:rsidR="000266D7" w:rsidRPr="006F2113">
        <w:rPr>
          <w:lang w:val="en-US"/>
        </w:rPr>
        <w:br/>
        <w:t>↑</w:t>
      </w:r>
      <w:r w:rsidRPr="006F2113">
        <w:rPr>
          <w:lang w:val="en-US"/>
        </w:rPr>
        <w:t>compare relevant part</w:t>
      </w:r>
    </w:p>
    <w:p w:rsidR="000266D7" w:rsidRPr="006F2113" w:rsidRDefault="00B1137C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6F2113">
        <w:rPr>
          <w:lang w:val="en-US"/>
        </w:rPr>
        <w:t>HMI</w:t>
      </w:r>
    </w:p>
    <w:p w:rsidR="000266D7" w:rsidRPr="006F2113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 xml:space="preserve">Graphic  </w:t>
      </w:r>
      <w:r w:rsidR="000266D7" w:rsidRPr="006F2113">
        <w:rPr>
          <w:lang w:val="en-US"/>
        </w:rPr>
        <w:t xml:space="preserve">Interface: </w:t>
      </w:r>
      <w:r w:rsidRPr="006F2113">
        <w:rPr>
          <w:lang w:val="en-US"/>
        </w:rPr>
        <w:t>display</w:t>
      </w:r>
      <w:r w:rsidR="000266D7" w:rsidRPr="006F2113">
        <w:rPr>
          <w:lang w:val="en-US"/>
        </w:rPr>
        <w:t xml:space="preserve"> </w:t>
      </w:r>
      <w:r w:rsidRPr="006F2113">
        <w:rPr>
          <w:lang w:val="en-US"/>
        </w:rPr>
        <w:t>syllable</w:t>
      </w:r>
      <w:r w:rsidR="000266D7" w:rsidRPr="006F2113">
        <w:rPr>
          <w:lang w:val="en-US"/>
        </w:rPr>
        <w:t xml:space="preserve"> (</w:t>
      </w:r>
      <w:r w:rsidRPr="006F2113">
        <w:rPr>
          <w:lang w:val="en-US"/>
        </w:rPr>
        <w:t>and the spectrogram</w:t>
      </w:r>
      <w:r w:rsidR="000266D7" w:rsidRPr="006F2113">
        <w:rPr>
          <w:lang w:val="en-US"/>
        </w:rPr>
        <w:t>)</w:t>
      </w:r>
    </w:p>
    <w:p w:rsidR="000266D7" w:rsidRPr="006F2113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>« </w:t>
      </w:r>
      <w:r w:rsidR="001C5D56" w:rsidRPr="006F2113">
        <w:rPr>
          <w:lang w:val="en-US"/>
        </w:rPr>
        <w:t>Purchase</w:t>
      </w:r>
      <w:r w:rsidRPr="006F2113">
        <w:rPr>
          <w:lang w:val="en-US"/>
        </w:rPr>
        <w:t xml:space="preserve"> » </w:t>
      </w:r>
      <w:r w:rsidR="00B1137C" w:rsidRPr="006F2113">
        <w:rPr>
          <w:lang w:val="en-US"/>
        </w:rPr>
        <w:t>Learning</w:t>
      </w:r>
      <w:r w:rsidRPr="006F2113">
        <w:rPr>
          <w:lang w:val="en-US"/>
        </w:rPr>
        <w:t xml:space="preserve"> : </w:t>
      </w:r>
      <w:r w:rsidR="00B1137C" w:rsidRPr="006F2113">
        <w:rPr>
          <w:lang w:val="en-US"/>
        </w:rPr>
        <w:t>buttons</w:t>
      </w:r>
      <w:r w:rsidRPr="006F2113">
        <w:rPr>
          <w:lang w:val="en-US"/>
        </w:rPr>
        <w:t xml:space="preserve"> « ok »/ « </w:t>
      </w:r>
      <w:r w:rsidR="00B1137C" w:rsidRPr="006F2113">
        <w:rPr>
          <w:lang w:val="en-US"/>
        </w:rPr>
        <w:t>not</w:t>
      </w:r>
      <w:r w:rsidRPr="006F2113">
        <w:rPr>
          <w:lang w:val="en-US"/>
        </w:rPr>
        <w:t xml:space="preserve"> ok » </w:t>
      </w:r>
      <w:r w:rsidR="00B1137C" w:rsidRPr="006F2113">
        <w:rPr>
          <w:lang w:val="en-US"/>
        </w:rPr>
        <w:t>and we put the</w:t>
      </w:r>
      <w:r w:rsidRPr="006F2113">
        <w:rPr>
          <w:lang w:val="en-US"/>
        </w:rPr>
        <w:t xml:space="preserve"> </w:t>
      </w:r>
      <w:r w:rsidR="00B1137C" w:rsidRPr="006F2113">
        <w:rPr>
          <w:lang w:val="en-US"/>
        </w:rPr>
        <w:t>syllable</w:t>
      </w:r>
      <w:r w:rsidRPr="006F2113">
        <w:rPr>
          <w:lang w:val="en-US"/>
        </w:rPr>
        <w:t xml:space="preserve"> </w:t>
      </w:r>
      <w:r w:rsidR="00B1137C" w:rsidRPr="006F2113">
        <w:rPr>
          <w:lang w:val="en-US"/>
        </w:rPr>
        <w:t>in the</w:t>
      </w:r>
      <w:r w:rsidRPr="006F2113">
        <w:rPr>
          <w:lang w:val="en-US"/>
        </w:rPr>
        <w:t xml:space="preserve"> </w:t>
      </w:r>
      <w:r w:rsidR="00B1137C" w:rsidRPr="006F2113">
        <w:rPr>
          <w:lang w:val="en-US"/>
        </w:rPr>
        <w:t>data</w:t>
      </w:r>
      <w:r w:rsidRPr="006F2113">
        <w:rPr>
          <w:lang w:val="en-US"/>
        </w:rPr>
        <w:t>base</w:t>
      </w:r>
    </w:p>
    <w:p w:rsidR="000266D7" w:rsidRPr="006F2113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6F2113">
        <w:rPr>
          <w:lang w:val="en-US"/>
        </w:rPr>
        <w:t xml:space="preserve">Labyrinth  </w:t>
      </w:r>
      <w:r w:rsidR="000266D7" w:rsidRPr="006F2113">
        <w:rPr>
          <w:lang w:val="en-US"/>
        </w:rPr>
        <w:t>« </w:t>
      </w:r>
      <w:r w:rsidRPr="006F2113">
        <w:rPr>
          <w:lang w:val="en-US"/>
        </w:rPr>
        <w:t>game</w:t>
      </w:r>
      <w:r w:rsidR="000266D7" w:rsidRPr="006F2113">
        <w:rPr>
          <w:lang w:val="en-US"/>
        </w:rPr>
        <w:t xml:space="preserve"> »: </w:t>
      </w:r>
      <w:r w:rsidRPr="006F2113">
        <w:rPr>
          <w:lang w:val="en-US"/>
        </w:rPr>
        <w:t>we move with our voice</w:t>
      </w:r>
      <w:r w:rsidR="000266D7" w:rsidRPr="006F2113">
        <w:rPr>
          <w:lang w:val="en-US"/>
        </w:rPr>
        <w:br/>
        <w:t xml:space="preserve">/ !\ </w:t>
      </w:r>
      <w:r w:rsidR="006F2102" w:rsidRPr="006F2113">
        <w:rPr>
          <w:lang w:val="en-US"/>
        </w:rPr>
        <w:t>learning the words</w:t>
      </w:r>
      <w:r w:rsidR="000266D7" w:rsidRPr="006F2113">
        <w:rPr>
          <w:lang w:val="en-US"/>
        </w:rPr>
        <w:t xml:space="preserve"> </w:t>
      </w:r>
      <w:r w:rsidR="006F2102" w:rsidRPr="006F2113">
        <w:rPr>
          <w:lang w:val="en-US"/>
        </w:rPr>
        <w:t xml:space="preserve">the gamer will use </w:t>
      </w:r>
      <w:r w:rsidR="00BD204E" w:rsidRPr="006F2113">
        <w:rPr>
          <w:lang w:val="en-US"/>
        </w:rPr>
        <w:t xml:space="preserve">during </w:t>
      </w:r>
      <w:r w:rsidR="006F2102" w:rsidRPr="006F2113">
        <w:rPr>
          <w:lang w:val="en-US"/>
        </w:rPr>
        <w:t xml:space="preserve">the </w:t>
      </w:r>
      <w:r w:rsidR="000266D7" w:rsidRPr="006F2113">
        <w:rPr>
          <w:lang w:val="en-US"/>
        </w:rPr>
        <w:t>« </w:t>
      </w:r>
      <w:r w:rsidR="006F2102" w:rsidRPr="006F2113">
        <w:rPr>
          <w:lang w:val="en-US"/>
        </w:rPr>
        <w:t>game</w:t>
      </w:r>
      <w:r w:rsidR="000266D7" w:rsidRPr="006F2113">
        <w:rPr>
          <w:lang w:val="en-US"/>
        </w:rPr>
        <w:t xml:space="preserve"> » </w:t>
      </w:r>
    </w:p>
    <w:p w:rsidR="000266D7" w:rsidRPr="006F2113" w:rsidRDefault="000266D7" w:rsidP="000266D7">
      <w:pPr>
        <w:rPr>
          <w:lang w:val="en-US"/>
        </w:rPr>
      </w:pPr>
      <w:r w:rsidRPr="006F2113">
        <w:rPr>
          <w:lang w:val="en-US"/>
        </w:rPr>
        <w:br w:type="page"/>
      </w:r>
    </w:p>
    <w:p w:rsidR="00CB328E" w:rsidRPr="006F2113" w:rsidRDefault="00CB328E" w:rsidP="00CB328E">
      <w:pPr>
        <w:pStyle w:val="Heading1"/>
        <w:rPr>
          <w:lang w:val="en-US"/>
        </w:rPr>
      </w:pPr>
      <w:bookmarkStart w:id="2" w:name="_Toc345579928"/>
      <w:r w:rsidRPr="006F2113">
        <w:rPr>
          <w:lang w:val="en-US"/>
        </w:rPr>
        <w:lastRenderedPageBreak/>
        <w:t>Sound treatment</w:t>
      </w:r>
      <w:bookmarkEnd w:id="2"/>
    </w:p>
    <w:p w:rsidR="00CB328E" w:rsidRPr="006F2113" w:rsidRDefault="00CB328E" w:rsidP="00CB328E">
      <w:pPr>
        <w:rPr>
          <w:lang w:val="en-US"/>
        </w:rPr>
      </w:pPr>
    </w:p>
    <w:p w:rsidR="009C7B95" w:rsidRPr="006F2113" w:rsidRDefault="009C7B95" w:rsidP="009C7B95">
      <w:pPr>
        <w:pStyle w:val="Heading2"/>
        <w:numPr>
          <w:ilvl w:val="0"/>
          <w:numId w:val="2"/>
        </w:numPr>
        <w:rPr>
          <w:lang w:val="en-US"/>
        </w:rPr>
      </w:pPr>
      <w:bookmarkStart w:id="3" w:name="_Toc345579929"/>
      <w:r w:rsidRPr="006F2113">
        <w:rPr>
          <w:lang w:val="en-US"/>
        </w:rPr>
        <w:t>Sound recording</w:t>
      </w:r>
      <w:bookmarkEnd w:id="3"/>
    </w:p>
    <w:p w:rsidR="009C7B95" w:rsidRPr="006F2113" w:rsidRDefault="009C7B95" w:rsidP="009C7B95">
      <w:pPr>
        <w:rPr>
          <w:lang w:val="en-US"/>
        </w:rPr>
      </w:pPr>
    </w:p>
    <w:p w:rsidR="009C7B95" w:rsidRPr="006F2113" w:rsidRDefault="009C7B95" w:rsidP="009C7B95">
      <w:pPr>
        <w:rPr>
          <w:lang w:val="en-US"/>
        </w:rPr>
      </w:pPr>
      <w:r w:rsidRPr="006F2113">
        <w:rPr>
          <w:lang w:val="en-US"/>
        </w:rPr>
        <w:t>Choice of the driver to use, choice of the mike</w:t>
      </w:r>
    </w:p>
    <w:p w:rsidR="009C7B95" w:rsidRPr="006F2113" w:rsidRDefault="009C7B95" w:rsidP="009C7B95">
      <w:pPr>
        <w:rPr>
          <w:lang w:val="en-US"/>
        </w:rPr>
      </w:pPr>
      <w:r w:rsidRPr="006F2113">
        <w:rPr>
          <w:lang w:val="en-US"/>
        </w:rPr>
        <w:t xml:space="preserve">When we are waiting for a response, we start the sound recording and it keeps going in continues, we remove the </w:t>
      </w:r>
      <w:commentRangeStart w:id="4"/>
      <w:r w:rsidRPr="006F2113">
        <w:rPr>
          <w:lang w:val="en-US"/>
        </w:rPr>
        <w:t>irrelevant</w:t>
      </w:r>
      <w:commentRangeEnd w:id="4"/>
      <w:r w:rsidR="00705E56" w:rsidRPr="006F2113">
        <w:rPr>
          <w:rStyle w:val="CommentReference"/>
          <w:lang w:val="en-US"/>
        </w:rPr>
        <w:commentReference w:id="4"/>
      </w:r>
      <w:r w:rsidRPr="006F2113">
        <w:rPr>
          <w:lang w:val="en-US"/>
        </w:rPr>
        <w:t xml:space="preserve"> parts (without speech or noise)</w:t>
      </w:r>
    </w:p>
    <w:p w:rsidR="00A70978" w:rsidRPr="006F2113" w:rsidRDefault="00A70978" w:rsidP="009C7B95">
      <w:pPr>
        <w:rPr>
          <w:lang w:val="en-US"/>
        </w:rPr>
      </w:pPr>
      <w:r w:rsidRPr="006F2113">
        <w:rPr>
          <w:noProof/>
          <w:lang w:val="en-US" w:eastAsia="fr-FR"/>
        </w:rPr>
        <w:drawing>
          <wp:inline distT="0" distB="0" distL="0" distR="0">
            <wp:extent cx="5760720" cy="664555"/>
            <wp:effectExtent l="1905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95" w:rsidRPr="006F2113" w:rsidRDefault="009C7B95" w:rsidP="009C7B95">
      <w:pPr>
        <w:rPr>
          <w:lang w:val="en-US"/>
        </w:rPr>
      </w:pPr>
    </w:p>
    <w:p w:rsidR="009C7B95" w:rsidRPr="006F2113" w:rsidDel="009C7B95" w:rsidRDefault="009C7B95" w:rsidP="00CB328E">
      <w:pPr>
        <w:rPr>
          <w:del w:id="5" w:author="Guenon" w:date="2013-01-10T08:27:00Z"/>
          <w:lang w:val="en-US"/>
        </w:rPr>
      </w:pPr>
      <w:bookmarkStart w:id="6" w:name="_Toc345573627"/>
      <w:bookmarkStart w:id="7" w:name="_Toc345579930"/>
      <w:bookmarkEnd w:id="6"/>
      <w:bookmarkEnd w:id="7"/>
    </w:p>
    <w:p w:rsidR="00CB328E" w:rsidRPr="006F2113" w:rsidDel="009C7B95" w:rsidRDefault="00CB328E" w:rsidP="00CB328E">
      <w:pPr>
        <w:pStyle w:val="Heading2"/>
        <w:numPr>
          <w:ilvl w:val="0"/>
          <w:numId w:val="2"/>
        </w:numPr>
        <w:rPr>
          <w:del w:id="8" w:author="Guenon" w:date="2013-01-10T08:27:00Z"/>
          <w:lang w:val="en-US"/>
        </w:rPr>
      </w:pPr>
      <w:del w:id="9" w:author="Guenon" w:date="2013-01-10T08:27:00Z">
        <w:r w:rsidRPr="006F2113" w:rsidDel="009C7B95">
          <w:rPr>
            <w:lang w:val="en-US"/>
          </w:rPr>
          <w:delText>Auto-correlation</w:delText>
        </w:r>
        <w:bookmarkStart w:id="10" w:name="_Toc345573628"/>
        <w:bookmarkStart w:id="11" w:name="_Toc345579931"/>
        <w:bookmarkEnd w:id="10"/>
        <w:bookmarkEnd w:id="11"/>
      </w:del>
    </w:p>
    <w:p w:rsidR="00CB328E" w:rsidRPr="006F2113" w:rsidDel="009C7B95" w:rsidRDefault="00CB328E" w:rsidP="00CB328E">
      <w:pPr>
        <w:rPr>
          <w:del w:id="12" w:author="Guenon" w:date="2013-01-10T08:27:00Z"/>
          <w:lang w:val="en-US"/>
        </w:rPr>
      </w:pPr>
      <w:bookmarkStart w:id="13" w:name="_Toc345573629"/>
      <w:bookmarkStart w:id="14" w:name="_Toc345579932"/>
      <w:bookmarkEnd w:id="13"/>
      <w:bookmarkEnd w:id="14"/>
    </w:p>
    <w:p w:rsidR="00CB328E" w:rsidRPr="006F2113" w:rsidDel="009C7B95" w:rsidRDefault="00CB328E" w:rsidP="00CB328E">
      <w:pPr>
        <w:rPr>
          <w:del w:id="15" w:author="Guenon" w:date="2013-01-10T08:27:00Z"/>
          <w:rFonts w:eastAsiaTheme="minorEastAsia"/>
          <w:lang w:val="en-US"/>
        </w:rPr>
      </w:pPr>
      <m:oMathPara>
        <m:oMath>
          <w:del w:id="16" w:author="Guenon" w:date="2013-01-10T08:27:00Z">
            <m:r>
              <w:rPr>
                <w:rFonts w:ascii="Cambria Math" w:hAnsi="Cambria Math"/>
                <w:lang w:val="en-US"/>
              </w:rPr>
              <m:t>∀t,  y</m:t>
            </m:r>
          </w:del>
          <m:d>
            <m:dPr>
              <m:ctrlPr>
                <w:del w:id="17" w:author="Guenon" w:date="2013-01-10T08:27:00Z">
                  <w:rPr>
                    <w:rFonts w:ascii="Cambria Math" w:hAnsi="Cambria Math"/>
                    <w:i/>
                    <w:lang w:val="en-US"/>
                  </w:rPr>
                </w:del>
              </m:ctrlPr>
            </m:dPr>
            <m:e>
              <w:del w:id="18" w:author="Guenon" w:date="2013-01-10T08:27:00Z">
                <m:r>
                  <w:rPr>
                    <w:rFonts w:ascii="Cambria Math" w:hAnsi="Cambria Math"/>
                    <w:lang w:val="en-US"/>
                  </w:rPr>
                  <m:t>t</m:t>
                </m:r>
              </w:del>
            </m:e>
          </m:d>
          <w:del w:id="19" w:author="Guenon" w:date="2013-01-10T08:27:00Z">
            <m:r>
              <w:rPr>
                <w:rFonts w:ascii="Cambria Math" w:hAnsi="Cambria Math"/>
                <w:lang w:val="en-US"/>
              </w:rPr>
              <m:t xml:space="preserve">= </m:t>
            </m:r>
          </w:del>
          <m:nary>
            <m:naryPr>
              <m:chr m:val="∑"/>
              <m:limLoc m:val="undOvr"/>
              <m:ctrlPr>
                <w:del w:id="20" w:author="Guenon" w:date="2013-01-10T08:27:00Z">
                  <w:rPr>
                    <w:rFonts w:ascii="Cambria Math" w:hAnsi="Cambria Math"/>
                    <w:i/>
                    <w:lang w:val="en-US"/>
                  </w:rPr>
                </w:del>
              </m:ctrlPr>
            </m:naryPr>
            <m:sub>
              <w:del w:id="21" w:author="Guenon" w:date="2013-01-10T08:27:00Z">
                <m:r>
                  <w:rPr>
                    <w:rFonts w:ascii="Cambria Math" w:hAnsi="Cambria Math"/>
                    <w:lang w:val="en-US"/>
                  </w:rPr>
                  <m:t>τ</m:t>
                </m:r>
              </w:del>
            </m:sub>
            <m:sup>
              <w:del w:id="22" w:author="Guenon" w:date="2013-01-10T08:27:00Z"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w:del>
            </m:sup>
            <m:e>
              <w:del w:id="23" w:author="Guenon" w:date="2013-01-10T08:27:00Z">
                <m:r>
                  <w:rPr>
                    <w:rFonts w:ascii="Cambria Math" w:hAnsi="Cambria Math"/>
                    <w:lang w:val="en-US"/>
                  </w:rPr>
                  <m:t>x</m:t>
                </m:r>
              </w:del>
              <m:d>
                <m:dPr>
                  <m:ctrlPr>
                    <w:del w:id="24" w:author="Guenon" w:date="2013-01-10T08:27:00Z">
                      <w:rPr>
                        <w:rFonts w:ascii="Cambria Math" w:hAnsi="Cambria Math"/>
                        <w:i/>
                        <w:lang w:val="en-US"/>
                      </w:rPr>
                    </w:del>
                  </m:ctrlPr>
                </m:dPr>
                <m:e>
                  <w:del w:id="25" w:author="Guenon" w:date="2013-01-10T08:27:00Z">
                    <m:r>
                      <w:rPr>
                        <w:rFonts w:ascii="Cambria Math" w:hAnsi="Cambria Math"/>
                        <w:lang w:val="en-US"/>
                      </w:rPr>
                      <m:t>τ-t</m:t>
                    </m:r>
                  </w:del>
                </m:e>
              </m:d>
              <w:del w:id="26" w:author="Guenon" w:date="2013-01-10T08:27:00Z">
                <m:r>
                  <w:rPr>
                    <w:rFonts w:ascii="Cambria Math" w:hAnsi="Cambria Math"/>
                    <w:lang w:val="en-US"/>
                  </w:rPr>
                  <m:t>*x(t)</m:t>
                </m:r>
              </w:del>
            </m:e>
          </m:nary>
        </m:oMath>
      </m:oMathPara>
      <w:bookmarkStart w:id="27" w:name="_Toc345573630"/>
      <w:bookmarkStart w:id="28" w:name="_Toc345579933"/>
      <w:bookmarkEnd w:id="27"/>
      <w:bookmarkEnd w:id="28"/>
    </w:p>
    <w:p w:rsidR="00CB328E" w:rsidRPr="006F2113" w:rsidDel="009C7B95" w:rsidRDefault="00CB328E" w:rsidP="00CB328E">
      <w:pPr>
        <w:rPr>
          <w:del w:id="29" w:author="Guenon" w:date="2013-01-10T08:27:00Z"/>
          <w:lang w:val="en-US"/>
        </w:rPr>
      </w:pPr>
      <w:bookmarkStart w:id="30" w:name="_Toc345573631"/>
      <w:bookmarkStart w:id="31" w:name="_Toc345579934"/>
      <w:bookmarkEnd w:id="30"/>
      <w:bookmarkEnd w:id="31"/>
    </w:p>
    <w:p w:rsidR="00CB328E" w:rsidRPr="006F2113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bookmarkStart w:id="32" w:name="_Toc345579935"/>
      <w:r w:rsidRPr="006F2113">
        <w:rPr>
          <w:lang w:val="en-US"/>
        </w:rPr>
        <w:t>Time split</w:t>
      </w:r>
      <w:bookmarkEnd w:id="32"/>
    </w:p>
    <w:p w:rsidR="004820A9" w:rsidRPr="006F2113" w:rsidRDefault="00CB328E" w:rsidP="00CB328E">
      <w:pPr>
        <w:rPr>
          <w:lang w:val="en-US"/>
        </w:rPr>
      </w:pPr>
      <w:r w:rsidRPr="006F2113">
        <w:rPr>
          <w:lang w:val="en-US"/>
        </w:rPr>
        <w:t xml:space="preserve"> </w:t>
      </w:r>
    </w:p>
    <w:p w:rsidR="00F7112E" w:rsidRPr="006F2113" w:rsidRDefault="004820A9" w:rsidP="00CB328E">
      <w:pPr>
        <w:rPr>
          <w:rFonts w:eastAsiaTheme="minorEastAsia"/>
          <w:lang w:val="en-US"/>
        </w:rPr>
      </w:pPr>
      <w:r w:rsidRPr="006F2113">
        <w:rPr>
          <w:lang w:val="en-US"/>
        </w:rPr>
        <w:t>Time</w:t>
      </w:r>
      <w:r w:rsidR="00F7112E" w:rsidRPr="006F2113">
        <w:rPr>
          <w:lang w:val="en-US"/>
        </w:rPr>
        <w:t xml:space="preserve"> is</w:t>
      </w:r>
      <w:r w:rsidRPr="006F2113">
        <w:rPr>
          <w:lang w:val="en-US"/>
        </w:rPr>
        <w:t xml:space="preserve"> split </w:t>
      </w:r>
      <w:r w:rsidR="00CB328E" w:rsidRPr="006F2113">
        <w:rPr>
          <w:lang w:val="en-US"/>
        </w:rPr>
        <w:t xml:space="preserve">in slices of </w:t>
      </w:r>
      <w:r w:rsidR="00F7112E" w:rsidRPr="006F2113">
        <w:rPr>
          <w:lang w:val="en-US"/>
        </w:rPr>
        <w:t xml:space="preserve">approximately </w:t>
      </w:r>
      <w:r w:rsidR="00CB328E" w:rsidRPr="006F2113">
        <w:rPr>
          <w:lang w:val="en-US"/>
        </w:rPr>
        <w:t>30 ms</w:t>
      </w:r>
      <w:r w:rsidRPr="006F2113">
        <w:rPr>
          <w:lang w:val="en-US"/>
        </w:rPr>
        <w:t xml:space="preserve">: </w:t>
      </w:r>
      <w:r w:rsidRPr="006F2113">
        <w:rPr>
          <w:lang w:val="en-US"/>
        </w:rPr>
        <w:br/>
        <w:t xml:space="preserve">For all time t, </w:t>
      </w:r>
      <w:r w:rsidR="004E08AD" w:rsidRPr="006F2113">
        <w:rPr>
          <w:lang w:val="en-US"/>
        </w:rPr>
        <w:t xml:space="preserve">we take a signal’s </w:t>
      </w:r>
      <w:r w:rsidR="00F7112E" w:rsidRPr="006F2113">
        <w:rPr>
          <w:lang w:val="en-US"/>
        </w:rPr>
        <w:t>slice which extends</w:t>
      </w:r>
      <w:r w:rsidR="004E08AD" w:rsidRPr="006F2113">
        <w:rPr>
          <w:lang w:val="en-US"/>
        </w:rPr>
        <w:t xml:space="preserve"> from </w:t>
      </w:r>
      <m:oMath>
        <m:r>
          <w:rPr>
            <w:rFonts w:ascii="Cambria Math" w:hAnsi="Cambria Math"/>
            <w:lang w:val="en-US"/>
          </w:rPr>
          <m:t>t</m:t>
        </m:r>
      </m:oMath>
      <w:r w:rsidR="004E08AD" w:rsidRPr="006F2113">
        <w:rPr>
          <w:rFonts w:eastAsiaTheme="minorEastAsia"/>
          <w:lang w:val="en-US"/>
        </w:rPr>
        <w:t xml:space="preserve"> to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t+∆</m:t>
        </m:r>
      </m:oMath>
      <w:r w:rsidR="004E08AD" w:rsidRPr="006F2113">
        <w:rPr>
          <w:rFonts w:eastAsiaTheme="minorEastAsia"/>
          <w:lang w:val="en-US"/>
        </w:rPr>
        <w:t xml:space="preserve">. </w:t>
      </w:r>
    </w:p>
    <w:p w:rsidR="00F7112E" w:rsidRPr="006F2113" w:rsidRDefault="00CF76D2" w:rsidP="001B1346">
      <w:pPr>
        <w:rPr>
          <w:rFonts w:eastAsiaTheme="minorEastAsia"/>
          <w:lang w:val="en-US"/>
        </w:rPr>
      </w:pPr>
      <w:r w:rsidRPr="006F2113">
        <w:rPr>
          <w:rFonts w:eastAsiaTheme="minorEastAsia"/>
          <w:lang w:val="en-US"/>
        </w:rPr>
        <w:t xml:space="preserve">However, the fast Fourier transformation needs a number of points which are a power of 2 in order to perform faster. </w:t>
      </w:r>
      <w:r w:rsidR="00F7112E" w:rsidRPr="006F2113">
        <w:rPr>
          <w:rFonts w:eastAsiaTheme="minorEastAsia"/>
          <w:lang w:val="en-US"/>
        </w:rPr>
        <w:t>We chose to take signal’s slices of size n (with n samples), where n is a power of 2 and so that “n*sampling time” is the closest to 30ms.</w:t>
      </w:r>
    </w:p>
    <w:p w:rsidR="007F5DA5" w:rsidRPr="006F2113" w:rsidRDefault="00F7112E" w:rsidP="001B1346">
      <w:pPr>
        <w:rPr>
          <w:rFonts w:eastAsiaTheme="minorEastAsia"/>
          <w:lang w:val="en-US"/>
        </w:rPr>
      </w:pPr>
      <w:r w:rsidRPr="006F2113">
        <w:rPr>
          <w:rFonts w:eastAsiaTheme="minorEastAsia"/>
          <w:lang w:val="en-US"/>
        </w:rPr>
        <w:t xml:space="preserve">We can easily see here that the last signal’s slice will not necessarily has the same size as the others, that’s why we complete the end of the signal with 0 and </w:t>
      </w:r>
      <w:r w:rsidR="003F0D45" w:rsidRPr="006F2113">
        <w:rPr>
          <w:rFonts w:eastAsiaTheme="minorEastAsia"/>
          <w:lang w:val="en-US"/>
        </w:rPr>
        <w:t xml:space="preserve">so </w:t>
      </w:r>
      <w:r w:rsidRPr="006F2113">
        <w:rPr>
          <w:rFonts w:eastAsiaTheme="minorEastAsia"/>
          <w:lang w:val="en-US"/>
        </w:rPr>
        <w:t>have a signal that has a size which is a multiple of the power of 2 considered.</w:t>
      </w:r>
    </w:p>
    <w:p w:rsidR="00705E56" w:rsidRPr="006F2113" w:rsidRDefault="00705E56">
      <w:pPr>
        <w:rPr>
          <w:lang w:val="en-US"/>
        </w:rPr>
      </w:pPr>
      <w:r w:rsidRPr="006F2113">
        <w:rPr>
          <w:lang w:val="en-US"/>
        </w:rPr>
        <w:br w:type="page"/>
      </w:r>
    </w:p>
    <w:p w:rsidR="00CB328E" w:rsidRPr="006F2113" w:rsidRDefault="00312123" w:rsidP="00CB328E">
      <w:pPr>
        <w:pStyle w:val="Heading2"/>
        <w:numPr>
          <w:ilvl w:val="0"/>
          <w:numId w:val="2"/>
        </w:numPr>
        <w:rPr>
          <w:lang w:val="en-US"/>
        </w:rPr>
      </w:pPr>
      <w:bookmarkStart w:id="33" w:name="_Toc345579936"/>
      <w:r w:rsidRPr="006F2113">
        <w:rPr>
          <w:lang w:val="en-US"/>
        </w:rPr>
        <w:lastRenderedPageBreak/>
        <w:t>Spectrogram</w:t>
      </w:r>
      <w:bookmarkEnd w:id="33"/>
    </w:p>
    <w:p w:rsidR="004820A9" w:rsidRPr="006F2113" w:rsidRDefault="004820A9" w:rsidP="004820A9">
      <w:pPr>
        <w:rPr>
          <w:lang w:val="en-US"/>
        </w:rPr>
      </w:pPr>
    </w:p>
    <w:p w:rsidR="00312123" w:rsidRPr="006F2113" w:rsidRDefault="00312123" w:rsidP="00312123">
      <w:pPr>
        <w:pStyle w:val="Heading3"/>
        <w:rPr>
          <w:lang w:val="en-US"/>
        </w:rPr>
      </w:pPr>
      <w:bookmarkStart w:id="34" w:name="_Toc345579937"/>
      <w:r w:rsidRPr="006F2113">
        <w:rPr>
          <w:lang w:val="en-US"/>
        </w:rPr>
        <w:t>Hamming window</w:t>
      </w:r>
      <w:bookmarkEnd w:id="34"/>
    </w:p>
    <w:p w:rsidR="00355348" w:rsidRPr="006F2113" w:rsidRDefault="00355348" w:rsidP="00355348">
      <w:pPr>
        <w:rPr>
          <w:lang w:val="en-US"/>
        </w:rPr>
      </w:pPr>
      <w:r w:rsidRPr="006F2113">
        <w:rPr>
          <w:lang w:val="en-US"/>
        </w:rPr>
        <w:t>Once the signal is split in slices, we apply to it a Hamming window in order to avoid big discontinuities on the borders, and so avoid inconsistent results with the Fourier transformation.</w:t>
      </w:r>
    </w:p>
    <w:p w:rsidR="00355348" w:rsidRPr="006F2113" w:rsidRDefault="00355348" w:rsidP="00355348">
      <w:pPr>
        <w:rPr>
          <w:lang w:val="en-US"/>
        </w:rPr>
      </w:pPr>
      <w:r w:rsidRPr="006F2113">
        <w:rPr>
          <w:noProof/>
          <w:lang w:val="en-US"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3160313</wp:posOffset>
            </wp:positionH>
            <wp:positionV relativeFrom="paragraph">
              <wp:posOffset>105246</wp:posOffset>
            </wp:positionV>
            <wp:extent cx="3048615" cy="2536723"/>
            <wp:effectExtent l="1905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15" cy="253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F2113">
        <w:rPr>
          <w:lang w:val="en-US"/>
        </w:rPr>
        <w:t>Formula of the Hamming</w:t>
      </w:r>
      <w:r w:rsidR="003F04AC" w:rsidRPr="006F2113">
        <w:rPr>
          <w:lang w:val="en-US"/>
        </w:rPr>
        <w:t> window</w:t>
      </w:r>
      <w:r w:rsidRPr="006F2113">
        <w:rPr>
          <w:lang w:val="en-US"/>
        </w:rPr>
        <w:t>:</w:t>
      </w:r>
    </w:p>
    <w:p w:rsidR="00355348" w:rsidRPr="006F2113" w:rsidRDefault="00355348" w:rsidP="00355348">
      <w:pPr>
        <w:jc w:val="center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0,54-0,46*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si tϵ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sinon</m:t>
                  </m:r>
                </m:e>
              </m:eqArr>
            </m:e>
          </m:d>
        </m:oMath>
      </m:oMathPara>
    </w:p>
    <w:p w:rsidR="00CB328E" w:rsidRPr="006F2113" w:rsidRDefault="00355348" w:rsidP="00355348">
      <w:pPr>
        <w:rPr>
          <w:lang w:val="en-US"/>
        </w:rPr>
      </w:pPr>
      <w:r w:rsidRPr="006F2113">
        <w:rPr>
          <w:rFonts w:eastAsiaTheme="minorEastAsia"/>
          <w:lang w:val="en-US"/>
        </w:rPr>
        <w:t>Where T is the signal’s duration of the segment studied</w:t>
      </w:r>
    </w:p>
    <w:p w:rsidR="00705E56" w:rsidRPr="006F2113" w:rsidRDefault="00705E56" w:rsidP="00D628A1">
      <w:pPr>
        <w:pStyle w:val="Heading3"/>
        <w:rPr>
          <w:lang w:val="en-US"/>
        </w:rPr>
      </w:pPr>
    </w:p>
    <w:p w:rsidR="00705E56" w:rsidRPr="006F2113" w:rsidRDefault="00705E56" w:rsidP="00D628A1">
      <w:pPr>
        <w:pStyle w:val="Heading3"/>
        <w:rPr>
          <w:lang w:val="en-US"/>
        </w:rPr>
      </w:pPr>
    </w:p>
    <w:p w:rsidR="00705E56" w:rsidRPr="006F2113" w:rsidRDefault="00705E56" w:rsidP="00D628A1">
      <w:pPr>
        <w:pStyle w:val="Heading3"/>
        <w:rPr>
          <w:lang w:val="en-US"/>
        </w:rPr>
      </w:pPr>
    </w:p>
    <w:p w:rsidR="00705E56" w:rsidRPr="006F2113" w:rsidRDefault="00705E56" w:rsidP="00D628A1">
      <w:pPr>
        <w:pStyle w:val="Heading3"/>
        <w:rPr>
          <w:lang w:val="en-US"/>
        </w:rPr>
      </w:pPr>
    </w:p>
    <w:p w:rsidR="00705E56" w:rsidRPr="006F2113" w:rsidRDefault="00705E56" w:rsidP="00D628A1">
      <w:pPr>
        <w:pStyle w:val="Heading3"/>
        <w:rPr>
          <w:lang w:val="en-US"/>
        </w:rPr>
      </w:pPr>
    </w:p>
    <w:p w:rsidR="00D628A1" w:rsidRPr="006F2113" w:rsidRDefault="00D628A1" w:rsidP="00D628A1">
      <w:pPr>
        <w:pStyle w:val="Heading3"/>
        <w:rPr>
          <w:lang w:val="en-US"/>
        </w:rPr>
      </w:pPr>
      <w:bookmarkStart w:id="35" w:name="_Toc345579938"/>
      <w:r w:rsidRPr="006F2113">
        <w:rPr>
          <w:lang w:val="en-US"/>
        </w:rPr>
        <w:t>Fast Fourier transformation</w:t>
      </w:r>
      <w:bookmarkEnd w:id="35"/>
    </w:p>
    <w:p w:rsidR="00D628A1" w:rsidRPr="006F2113" w:rsidRDefault="00D628A1" w:rsidP="00D628A1">
      <w:pPr>
        <w:rPr>
          <w:lang w:val="en-US"/>
        </w:rPr>
      </w:pPr>
      <w:r w:rsidRPr="006F2113">
        <w:rPr>
          <w:lang w:val="en-US"/>
        </w:rPr>
        <w:t>We are now searching to apply to each signal’s slice the Fourier transformation, which is written</w:t>
      </w:r>
      <w:r w:rsidR="006221C9" w:rsidRPr="006F2113">
        <w:rPr>
          <w:lang w:val="en-US"/>
        </w:rPr>
        <w:t>:</w:t>
      </w:r>
    </w:p>
    <w:p w:rsidR="00D628A1" w:rsidRPr="006F2113" w:rsidRDefault="00D628A1" w:rsidP="00D628A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onstant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onstantia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onstantia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onstantia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onstantia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onstantia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onstantia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onstantia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f>
                    <m:fPr>
                      <m:ctrlPr>
                        <w:rPr>
                          <w:rFonts w:ascii="Cambria Math" w:hAnsi="Constanti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onstantia"/>
              <w:lang w:val="en-US"/>
            </w:rPr>
            <m:t xml:space="preserve"> </m:t>
          </m:r>
        </m:oMath>
      </m:oMathPara>
    </w:p>
    <w:p w:rsidR="00D628A1" w:rsidRPr="006F2113" w:rsidRDefault="008E7445" w:rsidP="00D628A1">
      <w:pPr>
        <w:rPr>
          <w:rFonts w:eastAsiaTheme="minorEastAsia"/>
          <w:lang w:val="en-US"/>
        </w:rPr>
      </w:pPr>
      <w:r w:rsidRPr="006F2113">
        <w:rPr>
          <w:rFonts w:eastAsiaTheme="minorEastAsia"/>
          <w:lang w:val="en-US"/>
        </w:rPr>
        <w:t>Where</w:t>
      </w:r>
      <w:r w:rsidR="00D628A1" w:rsidRPr="006F2113"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T is the signal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s size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the input signal at time t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  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lthe value of the Fourier transformation in k</m:t>
                </m:r>
              </m:e>
            </m:eqArr>
          </m:e>
        </m:d>
      </m:oMath>
    </w:p>
    <w:p w:rsidR="00D628A1" w:rsidRPr="006F2113" w:rsidRDefault="003956C1" w:rsidP="003956C1">
      <w:pPr>
        <w:rPr>
          <w:lang w:val="en-US"/>
        </w:rPr>
      </w:pPr>
      <w:r w:rsidRPr="006F2113">
        <w:rPr>
          <w:lang w:val="en-US"/>
        </w:rPr>
        <w:t xml:space="preserve">However, in a goal of speed, we seek to use the fast Fourier transformation, which is </w:t>
      </w:r>
      <w:r w:rsidR="006221C9" w:rsidRPr="006F2113">
        <w:rPr>
          <w:lang w:val="en-US"/>
        </w:rPr>
        <w:t>written</w:t>
      </w:r>
      <w:r w:rsidRPr="006F2113">
        <w:rPr>
          <w:lang w:val="en-US"/>
        </w:rPr>
        <w:t>:</w:t>
      </w:r>
      <w:r w:rsidR="00D628A1" w:rsidRPr="006F2113">
        <w:rPr>
          <w:lang w:val="en-US"/>
        </w:rPr>
        <w:t xml:space="preserve"> </w:t>
      </w:r>
    </w:p>
    <w:p w:rsidR="00D628A1" w:rsidRPr="006F2113" w:rsidRDefault="00C4114E" w:rsidP="00D628A1">
      <w:pPr>
        <w:rPr>
          <w:rFonts w:eastAsiaTheme="minorEastAsia"/>
          <w:lang w:val="en-US"/>
        </w:rPr>
      </w:pPr>
      <w:r w:rsidRPr="006F2113">
        <w:rPr>
          <w:lang w:val="en-US"/>
        </w:rPr>
        <w:t>For</w:t>
      </w:r>
      <w:r w:rsidR="00D628A1" w:rsidRPr="006F2113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0≤k≤N-1</m:t>
        </m:r>
      </m:oMath>
      <w:r w:rsidR="00D628A1" w:rsidRPr="006F2113">
        <w:rPr>
          <w:rFonts w:eastAsiaTheme="minorEastAsia"/>
          <w:lang w:val="en-US"/>
        </w:rPr>
        <w:t xml:space="preserve"> </w:t>
      </w:r>
      <w:r w:rsidRPr="006F2113">
        <w:rPr>
          <w:rFonts w:eastAsiaTheme="minorEastAsia"/>
          <w:lang w:val="en-US"/>
        </w:rPr>
        <w:t>where</w:t>
      </w:r>
      <w:r w:rsidR="00D628A1" w:rsidRPr="006F2113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2*</m:t>
        </m:r>
        <m:r>
          <w:rPr>
            <w:rFonts w:ascii="Cambria Math" w:hAnsi="Cambria Math"/>
            <w:lang w:val="en-US"/>
          </w:rPr>
          <m:t>N=T</m:t>
        </m:r>
      </m:oMath>
    </w:p>
    <w:p w:rsidR="00D628A1" w:rsidRPr="006F2113" w:rsidRDefault="00E1109A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:rsidR="00D628A1" w:rsidRPr="006F2113" w:rsidRDefault="00C4114E" w:rsidP="00D628A1">
      <w:pPr>
        <w:rPr>
          <w:rFonts w:eastAsiaTheme="minorEastAsia"/>
          <w:lang w:val="en-US"/>
        </w:rPr>
      </w:pPr>
      <w:r w:rsidRPr="006F2113">
        <w:rPr>
          <w:rFonts w:eastAsiaTheme="minorEastAsia"/>
          <w:lang w:val="en-US"/>
        </w:rPr>
        <w:t>For</w:t>
      </w:r>
      <w:r w:rsidR="00D628A1" w:rsidRPr="006F2113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N≤k≤2N-1,  l=k-N</m:t>
        </m:r>
      </m:oMath>
    </w:p>
    <w:p w:rsidR="00705E56" w:rsidRPr="006F2113" w:rsidRDefault="00E1109A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</m:oMath>
      </m:oMathPara>
    </w:p>
    <w:p w:rsidR="00705E56" w:rsidRPr="006F2113" w:rsidRDefault="00705E56">
      <w:pPr>
        <w:rPr>
          <w:rFonts w:eastAsiaTheme="minorEastAsia"/>
          <w:lang w:val="en-US"/>
        </w:rPr>
      </w:pPr>
      <w:r w:rsidRPr="006F2113">
        <w:rPr>
          <w:rFonts w:eastAsiaTheme="minorEastAsia"/>
          <w:lang w:val="en-US"/>
        </w:rPr>
        <w:br w:type="page"/>
      </w:r>
    </w:p>
    <w:p w:rsidR="00360A4B" w:rsidRPr="006F2113" w:rsidRDefault="00360A4B" w:rsidP="00360A4B">
      <w:pPr>
        <w:pStyle w:val="Heading3"/>
        <w:rPr>
          <w:lang w:val="en-US"/>
        </w:rPr>
      </w:pPr>
      <w:bookmarkStart w:id="36" w:name="_Toc345579939"/>
      <w:r w:rsidRPr="006F2113">
        <w:rPr>
          <w:lang w:val="en-US"/>
        </w:rPr>
        <w:lastRenderedPageBreak/>
        <w:t>Redundancies elimination</w:t>
      </w:r>
      <w:bookmarkEnd w:id="36"/>
    </w:p>
    <w:p w:rsidR="00360A4B" w:rsidRPr="006F2113" w:rsidRDefault="00360A4B" w:rsidP="00360A4B">
      <w:pPr>
        <w:rPr>
          <w:lang w:val="en-US"/>
        </w:rPr>
      </w:pPr>
      <w:r w:rsidRPr="006F2113">
        <w:rPr>
          <w:lang w:val="en-US"/>
        </w:rPr>
        <w:t>Any Fourier transformation is periodic a symmetrical in 0. Since it is not interesting to study the same thing twice (loose of time), we can keep only a signal’s half on which will be made the comparisons.</w:t>
      </w:r>
    </w:p>
    <w:p w:rsidR="007B2226" w:rsidRPr="006F2113" w:rsidRDefault="007B2226" w:rsidP="00360A4B">
      <w:pPr>
        <w:rPr>
          <w:lang w:val="en-US"/>
        </w:rPr>
      </w:pPr>
    </w:p>
    <w:p w:rsidR="007B2226" w:rsidRPr="006F2113" w:rsidRDefault="007B2226" w:rsidP="007B2226">
      <w:pPr>
        <w:pStyle w:val="Heading3"/>
        <w:rPr>
          <w:lang w:val="en-US"/>
        </w:rPr>
      </w:pPr>
      <w:bookmarkStart w:id="37" w:name="_Toc345579940"/>
      <w:r w:rsidRPr="006F2113">
        <w:rPr>
          <w:lang w:val="en-US"/>
        </w:rPr>
        <w:t>Amplitudes weighting</w:t>
      </w:r>
      <w:bookmarkEnd w:id="37"/>
    </w:p>
    <w:p w:rsidR="007B2226" w:rsidRPr="006F2113" w:rsidRDefault="00AF022C" w:rsidP="007B2226">
      <w:pPr>
        <w:rPr>
          <w:lang w:val="en-US"/>
        </w:rPr>
      </w:pPr>
      <w:r w:rsidRPr="006F2113">
        <w:rPr>
          <w:lang w:val="en-US"/>
        </w:rPr>
        <w:t>Here we seek to minimize the importance of low frequencies. In fact, the auto-correlation has not removed the whole noise present in the recording and this noise parasitizes the low frequencies.</w:t>
      </w:r>
    </w:p>
    <w:p w:rsidR="00AF022C" w:rsidRPr="006F2113" w:rsidRDefault="00E1109A" w:rsidP="00AF022C">
      <w:pPr>
        <w:jc w:val="center"/>
        <w:rPr>
          <w:rFonts w:eastAsiaTheme="minorEastAsia"/>
          <w:noProof/>
          <w:lang w:val="en-US"/>
        </w:rPr>
      </w:pPr>
      <w:r w:rsidRPr="006F2113">
        <w:rPr>
          <w:noProof/>
          <w:lang w:val="en-US" w:eastAsia="fr-F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7" type="#_x0000_t87" style="position:absolute;left:0;text-align:left;margin-left:154.05pt;margin-top:158.55pt;width:21.75pt;height:25.6pt;rotation:270;z-index:251665408;mso-position-horizontal-relative:margin;mso-position-vertical-relative:margin">
            <w10:wrap anchorx="margin" anchory="margin"/>
          </v:shape>
        </w:pict>
      </w:r>
      <w:r w:rsidRPr="006F2113">
        <w:rPr>
          <w:noProof/>
          <w:lang w:val="en-US" w:eastAsia="fr-FR"/>
        </w:rPr>
        <w:pict>
          <v:shape id="_x0000_s1026" type="#_x0000_t87" style="position:absolute;left:0;text-align:left;margin-left:305.1pt;margin-top:158.55pt;width:21.75pt;height:25.6pt;rotation:270;z-index:251664384;mso-position-horizontal-relative:margin;mso-position-vertical-relative:margin">
            <w10:wrap anchorx="margin" anchory="margin"/>
          </v:shape>
        </w:pic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= 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0.0000000001+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x(t)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π*i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den>
                    </m:f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:rsidR="00AF022C" w:rsidRPr="006F2113" w:rsidRDefault="00AF022C" w:rsidP="00AF022C">
      <w:pPr>
        <w:jc w:val="right"/>
        <w:rPr>
          <w:lang w:val="en-US"/>
        </w:rPr>
      </w:pPr>
      <w:r w:rsidRPr="006F2113">
        <w:rPr>
          <w:rFonts w:eastAsiaTheme="minorEastAsia"/>
          <w:noProof/>
          <w:lang w:val="en-US"/>
        </w:rPr>
        <w:t>logarithmic scale to</w:t>
      </w:r>
      <w:r w:rsidRPr="006F2113">
        <w:rPr>
          <w:rFonts w:eastAsiaTheme="minorEastAsia"/>
          <w:noProof/>
          <w:lang w:val="en-US"/>
        </w:rPr>
        <w:tab/>
      </w:r>
      <w:r w:rsidRPr="006F2113">
        <w:rPr>
          <w:rFonts w:eastAsiaTheme="minorEastAsia"/>
          <w:noProof/>
          <w:lang w:val="en-US"/>
        </w:rPr>
        <w:tab/>
      </w:r>
      <w:r w:rsidR="00020FAC" w:rsidRPr="006F2113">
        <w:rPr>
          <w:rFonts w:eastAsiaTheme="minorEastAsia"/>
          <w:noProof/>
          <w:lang w:val="en-US"/>
        </w:rPr>
        <w:t>weighting</w:t>
      </w:r>
      <w:r w:rsidRPr="006F2113">
        <w:rPr>
          <w:rFonts w:eastAsiaTheme="minorEastAsia"/>
          <w:noProof/>
          <w:lang w:val="en-US"/>
        </w:rPr>
        <w:t xml:space="preserve"> </w:t>
      </w:r>
      <w:r w:rsidR="00020FAC" w:rsidRPr="006F2113">
        <w:rPr>
          <w:lang w:val="en-US"/>
        </w:rPr>
        <w:t>to minimize the</w:t>
      </w:r>
      <w:r w:rsidR="00020FAC" w:rsidRPr="006F2113">
        <w:rPr>
          <w:lang w:val="en-US"/>
        </w:rPr>
        <w:tab/>
      </w:r>
      <w:r w:rsidR="00020FAC" w:rsidRPr="006F2113">
        <w:rPr>
          <w:lang w:val="en-US"/>
        </w:rPr>
        <w:tab/>
      </w:r>
      <w:r w:rsidRPr="006F2113">
        <w:rPr>
          <w:rFonts w:eastAsiaTheme="minorEastAsia"/>
          <w:noProof/>
          <w:lang w:val="en-US"/>
        </w:rPr>
        <w:br/>
        <w:t>reduce the dynamic</w:t>
      </w:r>
      <w:r w:rsidRPr="006F2113">
        <w:rPr>
          <w:rFonts w:eastAsiaTheme="minorEastAsia"/>
          <w:noProof/>
          <w:lang w:val="en-US"/>
        </w:rPr>
        <w:tab/>
      </w:r>
      <w:r w:rsidRPr="006F2113">
        <w:rPr>
          <w:rFonts w:eastAsiaTheme="minorEastAsia"/>
          <w:noProof/>
          <w:lang w:val="en-US"/>
        </w:rPr>
        <w:tab/>
        <w:t xml:space="preserve">   </w:t>
      </w:r>
      <w:r w:rsidR="00020FAC" w:rsidRPr="006F2113">
        <w:rPr>
          <w:lang w:val="en-US"/>
        </w:rPr>
        <w:t>importance of low frequencies</w:t>
      </w:r>
      <w:r w:rsidR="00020FAC" w:rsidRPr="006F2113">
        <w:rPr>
          <w:lang w:val="en-US"/>
        </w:rPr>
        <w:tab/>
      </w:r>
    </w:p>
    <w:p w:rsidR="00D628A1" w:rsidRPr="006F2113" w:rsidRDefault="000414F8" w:rsidP="000414F8">
      <w:pPr>
        <w:rPr>
          <w:rFonts w:eastAsiaTheme="minorEastAsia"/>
          <w:lang w:val="en-US"/>
        </w:rPr>
      </w:pPr>
      <w:r w:rsidRPr="006F2113">
        <w:rPr>
          <w:lang w:val="en-US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 the input signa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the input signal at time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the function to retrieve the norm of the point u </m:t>
                </m:r>
              </m:e>
            </m:eqArr>
          </m:e>
        </m:d>
      </m:oMath>
    </w:p>
    <w:p w:rsidR="00705E56" w:rsidRPr="006F2113" w:rsidRDefault="00705E56" w:rsidP="000414F8">
      <w:pPr>
        <w:rPr>
          <w:lang w:val="en-US"/>
        </w:rPr>
      </w:pPr>
    </w:p>
    <w:p w:rsidR="00B739BA" w:rsidRPr="006F2113" w:rsidRDefault="00B739BA" w:rsidP="00B739BA">
      <w:pPr>
        <w:pStyle w:val="Heading3"/>
        <w:rPr>
          <w:kern w:val="28"/>
          <w:lang w:val="en-US"/>
        </w:rPr>
      </w:pPr>
      <w:bookmarkStart w:id="38" w:name="_Toc345579941"/>
      <w:r w:rsidRPr="006F2113">
        <w:rPr>
          <w:kern w:val="28"/>
          <w:lang w:val="en-US"/>
        </w:rPr>
        <w:t>Mel scale</w:t>
      </w:r>
      <w:r w:rsidR="00705E56" w:rsidRPr="006F2113">
        <w:rPr>
          <w:kern w:val="28"/>
          <w:lang w:val="en-US"/>
        </w:rPr>
        <w:t xml:space="preserve"> and filter bank</w:t>
      </w:r>
      <w:bookmarkEnd w:id="38"/>
    </w:p>
    <w:p w:rsidR="00705E56" w:rsidRPr="006F2113" w:rsidRDefault="00705E56" w:rsidP="00705E56">
      <w:pPr>
        <w:pStyle w:val="Heading4"/>
        <w:numPr>
          <w:ilvl w:val="0"/>
          <w:numId w:val="3"/>
        </w:numPr>
        <w:rPr>
          <w:lang w:val="en-US"/>
        </w:rPr>
      </w:pPr>
      <w:r w:rsidRPr="006F2113">
        <w:rPr>
          <w:lang w:val="en-US"/>
        </w:rPr>
        <w:t>Mel scale</w:t>
      </w:r>
    </w:p>
    <w:p w:rsidR="00705E56" w:rsidRPr="006F2113" w:rsidRDefault="00705E56" w:rsidP="00705E56">
      <w:pPr>
        <w:rPr>
          <w:lang w:val="en-US"/>
        </w:rPr>
      </w:pPr>
      <w:r w:rsidRPr="006F2113">
        <w:rPr>
          <w:lang w:val="en-US"/>
        </w:rPr>
        <w:t>The Mel scale is intended to reduce the importance of high frequencies that are less finely perceived by the human ear. In fact, the perception intensity of a stimulus does not linearly increase as a function of its power, but exponentially.</w:t>
      </w:r>
      <w:r w:rsidRPr="006F2113">
        <w:rPr>
          <w:lang w:val="en-US"/>
        </w:rPr>
        <w:br/>
        <w:t xml:space="preserve">The Mel scale </w:t>
      </w:r>
      <w:r w:rsidR="00967099" w:rsidRPr="006F2113">
        <w:rPr>
          <w:lang w:val="en-US"/>
        </w:rPr>
        <w:t>allows moving from the frequency of the input signal (in Hz) to a frequency (in Mel) more representative of the human hearing with the following formula:</w:t>
      </w:r>
    </w:p>
    <w:p w:rsidR="00967099" w:rsidRPr="006F2113" w:rsidRDefault="003B6F68" w:rsidP="00705E5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1000</m:t>
                      </m:r>
                    </m:den>
                  </m:f>
                </m:e>
              </m:d>
            </m:e>
          </m:func>
        </m:oMath>
      </m:oMathPara>
    </w:p>
    <w:p w:rsidR="00B85E28" w:rsidRPr="006F2113" w:rsidRDefault="003B6F68" w:rsidP="00705E56">
      <w:pPr>
        <w:rPr>
          <w:lang w:val="en-US"/>
        </w:rPr>
      </w:pPr>
      <w:r w:rsidRPr="006F2113">
        <w:rPr>
          <w:lang w:val="en-US"/>
        </w:rPr>
        <w:t>Where F is the input signal frequency</w:t>
      </w:r>
      <w:r w:rsidR="00506489" w:rsidRPr="006F2113">
        <w:rPr>
          <w:lang w:val="en-US"/>
        </w:rPr>
        <w:t xml:space="preserve"> at the point considered.</w:t>
      </w:r>
    </w:p>
    <w:p w:rsidR="00B85E28" w:rsidRPr="006F2113" w:rsidRDefault="00B85E28">
      <w:pPr>
        <w:rPr>
          <w:lang w:val="en-US"/>
        </w:rPr>
      </w:pPr>
      <w:r w:rsidRPr="006F2113">
        <w:rPr>
          <w:lang w:val="en-US"/>
        </w:rPr>
        <w:br w:type="page"/>
      </w:r>
    </w:p>
    <w:p w:rsidR="00967099" w:rsidRPr="006F2113" w:rsidRDefault="00B85E28" w:rsidP="00705E56">
      <w:pPr>
        <w:rPr>
          <w:lang w:val="en-US"/>
        </w:rPr>
      </w:pPr>
      <w:r w:rsidRPr="006F2113">
        <w:rPr>
          <w:lang w:val="en-US"/>
        </w:rPr>
        <w:lastRenderedPageBreak/>
        <w:t>This gives the following curve:</w:t>
      </w:r>
    </w:p>
    <w:p w:rsidR="00B85E28" w:rsidRPr="006F2113" w:rsidRDefault="00B85E28" w:rsidP="00B85E28">
      <w:pPr>
        <w:jc w:val="center"/>
        <w:rPr>
          <w:lang w:val="en-US"/>
        </w:rPr>
      </w:pPr>
      <w:r w:rsidRPr="006F2113">
        <w:rPr>
          <w:noProof/>
          <w:lang w:val="en-US" w:eastAsia="fr-FR"/>
        </w:rPr>
        <w:drawing>
          <wp:inline distT="0" distB="0" distL="0" distR="0">
            <wp:extent cx="4849495" cy="2959510"/>
            <wp:effectExtent l="19050" t="0" r="27305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739BA" w:rsidRPr="006F2113" w:rsidRDefault="00B739BA" w:rsidP="00B739BA">
      <w:pPr>
        <w:rPr>
          <w:kern w:val="28"/>
          <w:lang w:val="en-US"/>
        </w:rPr>
      </w:pPr>
    </w:p>
    <w:p w:rsidR="00B85E28" w:rsidRPr="006F2113" w:rsidRDefault="00B85E28" w:rsidP="00B85E28">
      <w:pPr>
        <w:pStyle w:val="Heading4"/>
        <w:numPr>
          <w:ilvl w:val="0"/>
          <w:numId w:val="3"/>
        </w:numPr>
        <w:rPr>
          <w:kern w:val="28"/>
          <w:lang w:val="en-US"/>
        </w:rPr>
      </w:pPr>
      <w:r w:rsidRPr="006F2113">
        <w:rPr>
          <w:kern w:val="28"/>
          <w:lang w:val="en-US"/>
        </w:rPr>
        <w:t>Filter bank</w:t>
      </w:r>
    </w:p>
    <w:p w:rsidR="00B85E28" w:rsidRPr="006F2113" w:rsidRDefault="00EF5D5E" w:rsidP="00B85E28">
      <w:pPr>
        <w:rPr>
          <w:lang w:val="en-US"/>
        </w:rPr>
      </w:pPr>
      <w:r w:rsidRPr="006F2113">
        <w:rPr>
          <w:lang w:val="en-US"/>
        </w:rPr>
        <w:t>The filter bank serves to reduce the number of frequencies considered in 20 possible values while respecting the Mel scale.</w:t>
      </w:r>
      <w:r w:rsidRPr="006F2113">
        <w:rPr>
          <w:lang w:val="en-US"/>
        </w:rPr>
        <w:br/>
        <w:t>Yet the use of this unit is not enough. In order to have a relative bandwidth which remains constant, the filter is built with triangular filters uniformly positioned on the Mel scale and so, non uniformly on the frequency scale.</w:t>
      </w:r>
      <w:r w:rsidRPr="006F2113">
        <w:rPr>
          <w:lang w:val="en-US"/>
        </w:rPr>
        <w:br/>
        <w:t>This gives us the following curve:</w:t>
      </w:r>
    </w:p>
    <w:p w:rsidR="00B739BA" w:rsidRPr="006F2113" w:rsidRDefault="00EF5D5E" w:rsidP="00EF5D5E">
      <w:pPr>
        <w:jc w:val="center"/>
        <w:rPr>
          <w:kern w:val="28"/>
          <w:lang w:val="en-US"/>
        </w:rPr>
      </w:pPr>
      <w:r w:rsidRPr="006F2113">
        <w:rPr>
          <w:noProof/>
          <w:kern w:val="28"/>
          <w:lang w:val="en-US" w:eastAsia="fr-FR"/>
        </w:rPr>
        <w:drawing>
          <wp:inline distT="0" distB="0" distL="0" distR="0">
            <wp:extent cx="5045773" cy="1750142"/>
            <wp:effectExtent l="19050" t="0" r="2477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15" cy="1752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5D5E" w:rsidRPr="006F2113" w:rsidRDefault="00EF5D5E" w:rsidP="00B739BA">
      <w:pPr>
        <w:rPr>
          <w:kern w:val="28"/>
          <w:lang w:val="en-US"/>
        </w:rPr>
      </w:pPr>
    </w:p>
    <w:p w:rsidR="00B739BA" w:rsidRPr="006F2113" w:rsidRDefault="00B739BA" w:rsidP="00B739BA">
      <w:pPr>
        <w:pStyle w:val="Heading3"/>
        <w:rPr>
          <w:kern w:val="28"/>
          <w:lang w:val="en-US"/>
        </w:rPr>
      </w:pPr>
      <w:bookmarkStart w:id="39" w:name="_Toc345579942"/>
      <w:r w:rsidRPr="006F2113">
        <w:rPr>
          <w:kern w:val="28"/>
          <w:lang w:val="en-US"/>
        </w:rPr>
        <w:t>Spectrogram reconstruction</w:t>
      </w:r>
      <w:bookmarkEnd w:id="39"/>
    </w:p>
    <w:p w:rsidR="00B739BA" w:rsidRPr="006F2113" w:rsidRDefault="00B739BA" w:rsidP="00B739BA">
      <w:pPr>
        <w:rPr>
          <w:kern w:val="28"/>
          <w:lang w:val="en-US"/>
        </w:rPr>
      </w:pPr>
      <w:r w:rsidRPr="006F2113">
        <w:rPr>
          <w:kern w:val="28"/>
          <w:lang w:val="en-US"/>
        </w:rPr>
        <w:t xml:space="preserve">The </w:t>
      </w:r>
      <w:r w:rsidR="005F1FF4" w:rsidRPr="006F2113">
        <w:rPr>
          <w:kern w:val="28"/>
          <w:lang w:val="en-US"/>
        </w:rPr>
        <w:t>reconstitution</w:t>
      </w:r>
      <w:r w:rsidRPr="006F2113">
        <w:rPr>
          <w:kern w:val="28"/>
          <w:lang w:val="en-US"/>
        </w:rPr>
        <w:t xml:space="preserve"> of the spectrogram consists of </w:t>
      </w:r>
      <w:r w:rsidR="00FD71EE" w:rsidRPr="006F2113">
        <w:rPr>
          <w:kern w:val="28"/>
          <w:lang w:val="en-US"/>
        </w:rPr>
        <w:t>grouping</w:t>
      </w:r>
      <w:r w:rsidRPr="006F2113">
        <w:rPr>
          <w:kern w:val="28"/>
          <w:lang w:val="en-US"/>
        </w:rPr>
        <w:t xml:space="preserve"> together in a matrix the whole Fourier transformation</w:t>
      </w:r>
      <w:r w:rsidR="00FD71EE" w:rsidRPr="006F2113">
        <w:rPr>
          <w:kern w:val="28"/>
          <w:lang w:val="en-US"/>
        </w:rPr>
        <w:t>s</w:t>
      </w:r>
      <w:r w:rsidRPr="006F2113">
        <w:rPr>
          <w:kern w:val="28"/>
          <w:lang w:val="en-US"/>
        </w:rPr>
        <w:t xml:space="preserve"> obtained and transformed for each signal’s instant. </w:t>
      </w:r>
      <w:r w:rsidRPr="006F2113">
        <w:rPr>
          <w:rStyle w:val="hps"/>
          <w:lang w:val="en-US"/>
        </w:rPr>
        <w:t>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rows of the matrix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represent the changes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in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frequency,</w:t>
      </w:r>
      <w:r w:rsidRPr="006F2113">
        <w:rPr>
          <w:lang w:val="en-US"/>
        </w:rPr>
        <w:t xml:space="preserve"> the columns the </w:t>
      </w:r>
      <w:r w:rsidR="00FD71EE" w:rsidRPr="006F2113">
        <w:rPr>
          <w:rStyle w:val="hps"/>
          <w:lang w:val="en-US"/>
        </w:rPr>
        <w:t xml:space="preserve">changes in </w:t>
      </w:r>
      <w:r w:rsidRPr="006F2113">
        <w:rPr>
          <w:rStyle w:val="hps"/>
          <w:lang w:val="en-US"/>
        </w:rPr>
        <w:t>time</w:t>
      </w:r>
      <w:r w:rsidRPr="006F2113">
        <w:rPr>
          <w:lang w:val="en-US"/>
        </w:rPr>
        <w:t xml:space="preserve">, </w:t>
      </w:r>
      <w:r w:rsidRPr="006F2113">
        <w:rPr>
          <w:rStyle w:val="hps"/>
          <w:lang w:val="en-US"/>
        </w:rPr>
        <w:t>and the value of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each box represents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the amplitude of 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Fourier transform on 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time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and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frequency given.</w:t>
      </w:r>
    </w:p>
    <w:p w:rsidR="005840BE" w:rsidRPr="006F2113" w:rsidRDefault="005840BE" w:rsidP="00B739BA">
      <w:pPr>
        <w:rPr>
          <w:kern w:val="28"/>
          <w:lang w:val="en-US"/>
        </w:rPr>
      </w:pPr>
      <w:r w:rsidRPr="006F2113">
        <w:rPr>
          <w:kern w:val="28"/>
          <w:lang w:val="en-US"/>
        </w:rPr>
        <w:lastRenderedPageBreak/>
        <w:t>Spectrogram obtained before filtering with the Mel scale:</w:t>
      </w:r>
    </w:p>
    <w:p w:rsidR="005840BE" w:rsidRPr="006F2113" w:rsidRDefault="005840BE" w:rsidP="005840BE">
      <w:pPr>
        <w:jc w:val="center"/>
        <w:rPr>
          <w:kern w:val="28"/>
          <w:lang w:val="en-US"/>
        </w:rPr>
      </w:pPr>
      <w:r w:rsidRPr="006F2113">
        <w:rPr>
          <w:noProof/>
          <w:kern w:val="28"/>
          <w:lang w:val="en-US" w:eastAsia="fr-FR"/>
        </w:rPr>
        <w:drawing>
          <wp:inline distT="0" distB="0" distL="0" distR="0">
            <wp:extent cx="2752293" cy="13976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93" cy="139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BE" w:rsidRPr="006F2113" w:rsidRDefault="005840BE" w:rsidP="00B739BA">
      <w:pPr>
        <w:rPr>
          <w:kern w:val="28"/>
          <w:lang w:val="en-US"/>
        </w:rPr>
      </w:pPr>
      <w:r w:rsidRPr="006F2113">
        <w:rPr>
          <w:kern w:val="28"/>
          <w:lang w:val="en-US"/>
        </w:rPr>
        <w:t>The same spectrogram obtained after filtering with the Mel scale:</w:t>
      </w:r>
    </w:p>
    <w:p w:rsidR="005840BE" w:rsidRPr="006F2113" w:rsidRDefault="005840BE" w:rsidP="005840BE">
      <w:pPr>
        <w:jc w:val="center"/>
        <w:rPr>
          <w:kern w:val="28"/>
          <w:lang w:val="en-US"/>
        </w:rPr>
      </w:pPr>
      <w:r w:rsidRPr="006F2113">
        <w:rPr>
          <w:noProof/>
          <w:kern w:val="28"/>
          <w:lang w:val="en-US" w:eastAsia="fr-FR"/>
        </w:rPr>
        <w:drawing>
          <wp:inline distT="0" distB="0" distL="0" distR="0">
            <wp:extent cx="2872420" cy="721112"/>
            <wp:effectExtent l="19050" t="0" r="413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12" cy="72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Pr="006F2113" w:rsidRDefault="005840BE" w:rsidP="00B739BA">
      <w:pPr>
        <w:rPr>
          <w:rStyle w:val="hps"/>
          <w:lang w:val="en-US"/>
        </w:rPr>
      </w:pPr>
      <w:r w:rsidRPr="006F2113">
        <w:rPr>
          <w:rStyle w:val="hps"/>
          <w:lang w:val="en-US"/>
        </w:rPr>
        <w:t>We can easily see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here 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correspondence between the two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spectrograms. Moreover we can see that two identical words have much the same form on the spectrogram.</w:t>
      </w:r>
    </w:p>
    <w:p w:rsidR="00B825FB" w:rsidRPr="006F2113" w:rsidRDefault="00B825FB">
      <w:pPr>
        <w:rPr>
          <w:rStyle w:val="hps"/>
          <w:lang w:val="en-US"/>
        </w:rPr>
      </w:pPr>
      <w:r w:rsidRPr="006F2113">
        <w:rPr>
          <w:rStyle w:val="hps"/>
          <w:lang w:val="en-US"/>
        </w:rPr>
        <w:br w:type="page"/>
      </w:r>
    </w:p>
    <w:p w:rsidR="00B825FB" w:rsidRPr="006F2113" w:rsidRDefault="00B825FB" w:rsidP="00B825FB">
      <w:pPr>
        <w:pStyle w:val="Heading1"/>
        <w:rPr>
          <w:lang w:val="en-US"/>
        </w:rPr>
      </w:pPr>
      <w:bookmarkStart w:id="40" w:name="_Toc345579943"/>
      <w:r w:rsidRPr="006F2113">
        <w:rPr>
          <w:lang w:val="en-US"/>
        </w:rPr>
        <w:lastRenderedPageBreak/>
        <w:t>Learning and comparison</w:t>
      </w:r>
      <w:bookmarkEnd w:id="40"/>
    </w:p>
    <w:p w:rsidR="00B825FB" w:rsidRPr="006F2113" w:rsidRDefault="00B825FB" w:rsidP="00B825FB">
      <w:pPr>
        <w:rPr>
          <w:kern w:val="28"/>
          <w:lang w:val="en-US"/>
        </w:rPr>
      </w:pPr>
    </w:p>
    <w:p w:rsidR="00B825FB" w:rsidRPr="006F2113" w:rsidRDefault="00B825FB" w:rsidP="00B825FB">
      <w:pPr>
        <w:pStyle w:val="Heading2"/>
        <w:numPr>
          <w:ilvl w:val="0"/>
          <w:numId w:val="4"/>
        </w:numPr>
        <w:rPr>
          <w:kern w:val="28"/>
          <w:lang w:val="en-US"/>
        </w:rPr>
      </w:pPr>
      <w:bookmarkStart w:id="41" w:name="_Toc345579944"/>
      <w:r w:rsidRPr="006F2113">
        <w:rPr>
          <w:kern w:val="28"/>
          <w:lang w:val="en-US"/>
        </w:rPr>
        <w:t>Existing methods</w:t>
      </w:r>
      <w:bookmarkEnd w:id="41"/>
    </w:p>
    <w:p w:rsidR="00B825FB" w:rsidRPr="006F2113" w:rsidRDefault="00B825FB" w:rsidP="00B825FB">
      <w:pPr>
        <w:rPr>
          <w:lang w:val="en-US"/>
        </w:rPr>
      </w:pPr>
    </w:p>
    <w:p w:rsidR="00B825FB" w:rsidRPr="006F2113" w:rsidRDefault="00B825FB" w:rsidP="00B825FB">
      <w:pPr>
        <w:pStyle w:val="Heading3"/>
        <w:rPr>
          <w:lang w:val="en-US"/>
        </w:rPr>
      </w:pPr>
      <w:bookmarkStart w:id="42" w:name="_Toc345579945"/>
      <w:r w:rsidRPr="006F2113">
        <w:rPr>
          <w:lang w:val="en-US"/>
        </w:rPr>
        <w:t>Learning</w:t>
      </w:r>
      <w:bookmarkEnd w:id="42"/>
    </w:p>
    <w:p w:rsidR="00B825FB" w:rsidRPr="006F2113" w:rsidRDefault="00B825FB" w:rsidP="00B825FB">
      <w:pPr>
        <w:pStyle w:val="Heading4"/>
        <w:rPr>
          <w:lang w:val="en-US"/>
        </w:rPr>
      </w:pPr>
      <w:r w:rsidRPr="006F2113">
        <w:rPr>
          <w:lang w:val="en-US"/>
        </w:rPr>
        <w:tab/>
        <w:t>Artificial neuronal networks</w:t>
      </w:r>
    </w:p>
    <w:p w:rsidR="00B825FB" w:rsidRPr="006F2113" w:rsidRDefault="00A14476" w:rsidP="00B825FB">
      <w:pPr>
        <w:rPr>
          <w:lang w:val="en-US"/>
        </w:rPr>
      </w:pPr>
      <w:r w:rsidRPr="006F2113">
        <w:rPr>
          <w:lang w:val="en-US"/>
        </w:rPr>
        <w:t>A neuronal network is generally composed of a succession of layers. Each layer is composed of N</w:t>
      </w:r>
      <w:r w:rsidRPr="006F2113">
        <w:rPr>
          <w:vertAlign w:val="subscript"/>
          <w:lang w:val="en-US"/>
        </w:rPr>
        <w:t xml:space="preserve">i </w:t>
      </w:r>
      <w:r w:rsidRPr="006F2113">
        <w:rPr>
          <w:lang w:val="en-US"/>
        </w:rPr>
        <w:t>neurons, having their inputs in the N</w:t>
      </w:r>
      <w:r w:rsidRPr="006F2113">
        <w:rPr>
          <w:vertAlign w:val="subscript"/>
          <w:lang w:val="en-US"/>
        </w:rPr>
        <w:t>i</w:t>
      </w:r>
      <w:r w:rsidRPr="006F2113">
        <w:rPr>
          <w:lang w:val="en-US"/>
        </w:rPr>
        <w:t>-1 neurons of the previous layer.</w:t>
      </w:r>
      <w:r w:rsidRPr="006F2113">
        <w:rPr>
          <w:lang w:val="en-US"/>
        </w:rPr>
        <w:br/>
      </w:r>
      <w:r w:rsidR="00887668" w:rsidRPr="006F2113">
        <w:rPr>
          <w:lang w:val="en-US"/>
        </w:rPr>
        <w:t xml:space="preserve">Each synapse (connection between two neurons) is associated with a synaptic weight, so that </w:t>
      </w:r>
      <w:r w:rsidR="00F57766" w:rsidRPr="006F2113">
        <w:rPr>
          <w:lang w:val="en-US"/>
        </w:rPr>
        <w:t>the</w:t>
      </w:r>
      <w:r w:rsidR="00F57766" w:rsidRPr="006F2113">
        <w:rPr>
          <w:lang w:val="en-US"/>
        </w:rPr>
        <w:br/>
      </w:r>
      <w:r w:rsidR="00887668" w:rsidRPr="006F2113">
        <w:rPr>
          <w:lang w:val="en-US"/>
        </w:rPr>
        <w:t>N</w:t>
      </w:r>
      <w:r w:rsidR="00887668" w:rsidRPr="006F2113">
        <w:rPr>
          <w:vertAlign w:val="subscript"/>
          <w:lang w:val="en-US"/>
        </w:rPr>
        <w:t>i</w:t>
      </w:r>
      <w:r w:rsidR="00887668" w:rsidRPr="006F2113">
        <w:rPr>
          <w:lang w:val="en-US"/>
        </w:rPr>
        <w:t xml:space="preserve">-1 are multiplied by this weight, and then summed by the neurons of level </w:t>
      </w:r>
      <w:proofErr w:type="spellStart"/>
      <w:r w:rsidR="00887668" w:rsidRPr="006F2113">
        <w:rPr>
          <w:lang w:val="en-US"/>
        </w:rPr>
        <w:t>i</w:t>
      </w:r>
      <w:proofErr w:type="spellEnd"/>
      <w:r w:rsidR="0092021C" w:rsidRPr="006F2113">
        <w:rPr>
          <w:lang w:val="en-US"/>
        </w:rPr>
        <w:t xml:space="preserve">. </w:t>
      </w:r>
      <w:r w:rsidR="00887668" w:rsidRPr="006F2113">
        <w:rPr>
          <w:lang w:val="en-US"/>
        </w:rPr>
        <w:br/>
        <w:t xml:space="preserve">Put the layers of a neuronal network one behind the other </w:t>
      </w:r>
      <w:r w:rsidR="00F57766" w:rsidRPr="006F2113">
        <w:rPr>
          <w:lang w:val="en-US"/>
        </w:rPr>
        <w:t>tant</w:t>
      </w:r>
      <w:r w:rsidR="00887668" w:rsidRPr="006F2113">
        <w:rPr>
          <w:lang w:val="en-US"/>
        </w:rPr>
        <w:t>amount to cascade several transformation matrices  and could be reduced to a single matrix, produced by the others.</w:t>
      </w:r>
    </w:p>
    <w:p w:rsidR="007463CF" w:rsidRPr="006F2113" w:rsidRDefault="007463CF" w:rsidP="007463CF">
      <w:pPr>
        <w:jc w:val="center"/>
        <w:rPr>
          <w:lang w:val="en-US"/>
        </w:rPr>
      </w:pPr>
      <w:r w:rsidRPr="006F2113">
        <w:rPr>
          <w:noProof/>
          <w:lang w:val="en-US" w:eastAsia="fr-FR"/>
        </w:rPr>
        <w:drawing>
          <wp:inline distT="0" distB="0" distL="0" distR="0">
            <wp:extent cx="3061744" cy="2273862"/>
            <wp:effectExtent l="19050" t="0" r="530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80" t="3976" r="12870" b="8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15" cy="227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13" w:rsidRPr="006F2113" w:rsidRDefault="00F67371" w:rsidP="00B825FB">
      <w:pPr>
        <w:rPr>
          <w:rStyle w:val="hps"/>
          <w:lang w:val="en-US"/>
        </w:rPr>
      </w:pPr>
      <w:r w:rsidRPr="006F2113">
        <w:rPr>
          <w:rStyle w:val="hps"/>
          <w:lang w:val="en-US"/>
        </w:rPr>
        <w:t>For this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learning system</w:t>
      </w:r>
      <w:r w:rsidRPr="006F2113">
        <w:rPr>
          <w:lang w:val="en-US"/>
        </w:rPr>
        <w:t xml:space="preserve">, the user </w:t>
      </w:r>
      <w:r w:rsidRPr="006F2113">
        <w:rPr>
          <w:rStyle w:val="hps"/>
          <w:lang w:val="en-US"/>
        </w:rPr>
        <w:t>does not need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to adapt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his speech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and it is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not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necessary to train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the neural network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specifically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to 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user's voice</w:t>
      </w:r>
      <w:r w:rsidRPr="006F2113">
        <w:rPr>
          <w:lang w:val="en-US"/>
        </w:rPr>
        <w:t>.</w:t>
      </w:r>
      <w:r w:rsidRPr="006F2113">
        <w:rPr>
          <w:lang w:val="en-US"/>
        </w:rPr>
        <w:br/>
      </w:r>
      <w:r w:rsidRPr="006F2113">
        <w:rPr>
          <w:rStyle w:val="hps"/>
          <w:lang w:val="en-US"/>
        </w:rPr>
        <w:t>However, this method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requires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large learning</w:t>
      </w:r>
      <w:r w:rsidRPr="006F2113">
        <w:rPr>
          <w:lang w:val="en-US"/>
        </w:rPr>
        <w:t xml:space="preserve"> data</w:t>
      </w:r>
      <w:r w:rsidRPr="006F2113">
        <w:rPr>
          <w:rStyle w:val="hps"/>
          <w:lang w:val="en-US"/>
        </w:rPr>
        <w:t>base</w:t>
      </w:r>
      <w:r w:rsidRPr="006F2113">
        <w:rPr>
          <w:lang w:val="en-US"/>
        </w:rPr>
        <w:t xml:space="preserve"> with </w:t>
      </w:r>
      <w:r w:rsidRPr="006F2113">
        <w:rPr>
          <w:rStyle w:val="hps"/>
          <w:lang w:val="en-US"/>
        </w:rPr>
        <w:t>representative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cases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that will be often encountered</w:t>
      </w:r>
      <w:r w:rsidRPr="006F2113">
        <w:rPr>
          <w:lang w:val="en-US"/>
        </w:rPr>
        <w:t xml:space="preserve">. </w:t>
      </w:r>
      <w:r w:rsidRPr="006F2113">
        <w:rPr>
          <w:rStyle w:val="hps"/>
          <w:lang w:val="en-US"/>
        </w:rPr>
        <w:t>Moreover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in the case of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extreme elements</w:t>
      </w:r>
      <w:r w:rsidRPr="006F2113">
        <w:rPr>
          <w:lang w:val="en-US"/>
        </w:rPr>
        <w:t xml:space="preserve">, they alter </w:t>
      </w:r>
      <w:r w:rsidRPr="006F2113">
        <w:rPr>
          <w:rStyle w:val="hps"/>
          <w:lang w:val="en-US"/>
        </w:rPr>
        <w:t>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weight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given to each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possibility</w:t>
      </w:r>
      <w:r w:rsidRPr="006F2113">
        <w:rPr>
          <w:lang w:val="en-US"/>
        </w:rPr>
        <w:t xml:space="preserve">, making </w:t>
      </w:r>
      <w:r w:rsidRPr="006F2113">
        <w:rPr>
          <w:rStyle w:val="hps"/>
          <w:lang w:val="en-US"/>
        </w:rPr>
        <w:t>the division of the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possibilities’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space unstable.</w:t>
      </w:r>
    </w:p>
    <w:p w:rsidR="006F2113" w:rsidRDefault="00F67371" w:rsidP="00B825FB">
      <w:pPr>
        <w:rPr>
          <w:rStyle w:val="hps"/>
          <w:lang w:val="en-US"/>
        </w:rPr>
      </w:pPr>
      <w:r w:rsidRPr="006F2113">
        <w:rPr>
          <w:rStyle w:val="hps"/>
          <w:lang w:val="en-US"/>
        </w:rPr>
        <w:t>In our case,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we have a small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vocabulary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(</w:t>
      </w:r>
      <w:r w:rsidRPr="006F2113">
        <w:rPr>
          <w:lang w:val="en-US"/>
        </w:rPr>
        <w:t xml:space="preserve">about twenty </w:t>
      </w:r>
      <w:r w:rsidRPr="006F2113">
        <w:rPr>
          <w:rStyle w:val="hps"/>
          <w:lang w:val="en-US"/>
        </w:rPr>
        <w:t>words)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based on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a single-</w:t>
      </w:r>
      <w:r w:rsidRPr="006F2113">
        <w:rPr>
          <w:rStyle w:val="atn"/>
          <w:lang w:val="en-US"/>
        </w:rPr>
        <w:t>speaker (</w:t>
      </w:r>
      <w:r w:rsidRPr="006F2113">
        <w:rPr>
          <w:lang w:val="en-US"/>
        </w:rPr>
        <w:t xml:space="preserve">considering that </w:t>
      </w:r>
      <w:r w:rsidRPr="006F2113">
        <w:rPr>
          <w:rStyle w:val="hps"/>
          <w:lang w:val="en-US"/>
        </w:rPr>
        <w:t>during a phase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of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recording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a single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person has to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speak).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That’s why it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is not necessary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here to use</w:t>
      </w:r>
      <w:r w:rsidRPr="006F2113">
        <w:rPr>
          <w:lang w:val="en-US"/>
        </w:rPr>
        <w:t xml:space="preserve"> a </w:t>
      </w:r>
      <w:r w:rsidRPr="006F2113">
        <w:rPr>
          <w:rStyle w:val="hps"/>
          <w:lang w:val="en-US"/>
        </w:rPr>
        <w:t>neural network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 xml:space="preserve">that </w:t>
      </w:r>
      <w:r w:rsidR="00A939D5" w:rsidRPr="006F2113">
        <w:rPr>
          <w:rStyle w:val="hps"/>
          <w:lang w:val="en-US"/>
        </w:rPr>
        <w:t>is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heavier</w:t>
      </w:r>
      <w:r w:rsidRPr="006F2113">
        <w:rPr>
          <w:lang w:val="en-US"/>
        </w:rPr>
        <w:t xml:space="preserve"> to </w:t>
      </w:r>
      <w:r w:rsidRPr="006F2113">
        <w:rPr>
          <w:rStyle w:val="hps"/>
          <w:lang w:val="en-US"/>
        </w:rPr>
        <w:t xml:space="preserve">implement (on </w:t>
      </w:r>
      <w:r w:rsidRPr="006F2113">
        <w:rPr>
          <w:lang w:val="en-US"/>
        </w:rPr>
        <w:t xml:space="preserve">a </w:t>
      </w:r>
      <w:r w:rsidR="00716B58" w:rsidRPr="006F2113">
        <w:rPr>
          <w:rStyle w:val="hps"/>
          <w:lang w:val="en-US"/>
        </w:rPr>
        <w:t>computational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point</w:t>
      </w:r>
      <w:r w:rsidRPr="006F2113">
        <w:rPr>
          <w:lang w:val="en-US"/>
        </w:rPr>
        <w:t xml:space="preserve">) and </w:t>
      </w:r>
      <w:r w:rsidRPr="006F2113">
        <w:rPr>
          <w:rStyle w:val="hps"/>
          <w:lang w:val="en-US"/>
        </w:rPr>
        <w:t>it suffices to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change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the comparison</w:t>
      </w:r>
      <w:r w:rsidRPr="006F2113">
        <w:rPr>
          <w:lang w:val="en-US"/>
        </w:rPr>
        <w:t xml:space="preserve"> data</w:t>
      </w:r>
      <w:r w:rsidR="00A939D5" w:rsidRPr="006F2113">
        <w:rPr>
          <w:rStyle w:val="hps"/>
          <w:lang w:val="en-US"/>
        </w:rPr>
        <w:t>bas</w:t>
      </w:r>
      <w:r w:rsidRPr="006F2113">
        <w:rPr>
          <w:rStyle w:val="hps"/>
          <w:lang w:val="en-US"/>
        </w:rPr>
        <w:t>e for each</w:t>
      </w:r>
      <w:r w:rsidRPr="006F2113">
        <w:rPr>
          <w:lang w:val="en-US"/>
        </w:rPr>
        <w:t xml:space="preserve"> </w:t>
      </w:r>
      <w:r w:rsidRPr="006F2113">
        <w:rPr>
          <w:rStyle w:val="hps"/>
          <w:lang w:val="en-US"/>
        </w:rPr>
        <w:t>new user.</w:t>
      </w:r>
    </w:p>
    <w:p w:rsidR="006F2113" w:rsidRDefault="006F2113">
      <w:pPr>
        <w:rPr>
          <w:rStyle w:val="hps"/>
          <w:lang w:val="en-US"/>
        </w:rPr>
      </w:pPr>
      <w:r>
        <w:rPr>
          <w:rStyle w:val="hps"/>
          <w:lang w:val="en-US"/>
        </w:rPr>
        <w:br w:type="page"/>
      </w:r>
    </w:p>
    <w:p w:rsidR="007463CF" w:rsidRDefault="006F2113" w:rsidP="006F2113">
      <w:pPr>
        <w:pStyle w:val="Heading4"/>
        <w:ind w:firstLine="708"/>
        <w:rPr>
          <w:lang w:val="en-US"/>
        </w:rPr>
      </w:pPr>
      <w:r>
        <w:rPr>
          <w:lang w:val="en-US"/>
        </w:rPr>
        <w:lastRenderedPageBreak/>
        <w:t>Hidden Markov model</w:t>
      </w:r>
    </w:p>
    <w:p w:rsidR="006F2113" w:rsidRDefault="006F2113" w:rsidP="006F2113">
      <w:pPr>
        <w:rPr>
          <w:lang w:val="en-US"/>
        </w:rPr>
      </w:pPr>
      <w:r>
        <w:rPr>
          <w:lang w:val="en-US"/>
        </w:rPr>
        <w:t>A Markov chain is a</w:t>
      </w:r>
      <w:r w:rsidR="00E21F77">
        <w:rPr>
          <w:lang w:val="en-US"/>
        </w:rPr>
        <w:t>n</w:t>
      </w:r>
      <w:r>
        <w:rPr>
          <w:lang w:val="en-US"/>
        </w:rPr>
        <w:t xml:space="preserve"> automaton which contain</w:t>
      </w:r>
      <w:r w:rsidR="00E21F77">
        <w:rPr>
          <w:lang w:val="en-US"/>
        </w:rPr>
        <w:t>s</w:t>
      </w:r>
      <w:r>
        <w:rPr>
          <w:lang w:val="en-US"/>
        </w:rPr>
        <w:t xml:space="preserve"> a number of states, and move at any time from one state to another with a certain probability.</w:t>
      </w:r>
      <w:r>
        <w:rPr>
          <w:lang w:val="en-US"/>
        </w:rPr>
        <w:br/>
        <w:t xml:space="preserve">In our example, we have 3 states: A, B and C. If at time I, </w:t>
      </w:r>
      <w:r w:rsidR="00E21F77">
        <w:rPr>
          <w:lang w:val="en-US"/>
        </w:rPr>
        <w:t xml:space="preserve">the automaton is in state B, </w:t>
      </w:r>
      <w:r>
        <w:rPr>
          <w:lang w:val="en-US"/>
        </w:rPr>
        <w:t xml:space="preserve">it can move to state C with the probability q or remain in state B with the probability s. (Note here that </w:t>
      </w:r>
      <w:proofErr w:type="spellStart"/>
      <w:r>
        <w:rPr>
          <w:lang w:val="en-US"/>
        </w:rPr>
        <w:t>r+q</w:t>
      </w:r>
      <w:proofErr w:type="spellEnd"/>
      <w:r>
        <w:rPr>
          <w:lang w:val="en-US"/>
        </w:rPr>
        <w:t xml:space="preserve">=1, </w:t>
      </w:r>
      <w:proofErr w:type="spellStart"/>
      <w:r>
        <w:rPr>
          <w:lang w:val="en-US"/>
        </w:rPr>
        <w:t>s+q</w:t>
      </w:r>
      <w:proofErr w:type="spellEnd"/>
      <w:r>
        <w:rPr>
          <w:lang w:val="en-US"/>
        </w:rPr>
        <w:t>=1 and t+</w:t>
      </w:r>
      <w:proofErr w:type="gramStart"/>
      <w:r>
        <w:rPr>
          <w:lang w:val="en-US"/>
        </w:rPr>
        <w:t>?=</w:t>
      </w:r>
      <w:proofErr w:type="gramEnd"/>
      <w:r>
        <w:rPr>
          <w:lang w:val="en-US"/>
        </w:rPr>
        <w:t>1)</w:t>
      </w:r>
      <w:r>
        <w:rPr>
          <w:lang w:val="en-US"/>
        </w:rPr>
        <w:br/>
        <w:t>In our case, we removed the possibility of going back because the time is linear and A, B and C are considered as successive states.</w:t>
      </w:r>
    </w:p>
    <w:p w:rsidR="00114C39" w:rsidRDefault="00114C39" w:rsidP="00114C39">
      <w:pPr>
        <w:jc w:val="center"/>
        <w:rPr>
          <w:lang w:val="en-US"/>
        </w:rPr>
      </w:pPr>
      <w:r w:rsidRPr="00114C39">
        <w:rPr>
          <w:lang w:val="en-US"/>
        </w:rPr>
        <w:drawing>
          <wp:inline distT="0" distB="0" distL="0" distR="0">
            <wp:extent cx="4472030" cy="2034673"/>
            <wp:effectExtent l="19050" t="0" r="47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14" cy="203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C39" w:rsidRDefault="00114C39" w:rsidP="006F2113">
      <w:pPr>
        <w:rPr>
          <w:lang w:val="en-US"/>
        </w:rPr>
      </w:pPr>
    </w:p>
    <w:p w:rsidR="00114C39" w:rsidRDefault="00114C39" w:rsidP="006F2113">
      <w:pPr>
        <w:rPr>
          <w:lang w:val="en-US"/>
        </w:rPr>
      </w:pPr>
      <w:r>
        <w:rPr>
          <w:lang w:val="en-US"/>
        </w:rPr>
        <w:t>The problem here is to determine the different transition coefficients from one state to another (p, q, r, s, t)</w:t>
      </w:r>
      <w:r w:rsidR="00424E5F">
        <w:rPr>
          <w:lang w:val="en-US"/>
        </w:rPr>
        <w:t>, and then freely apply this algorithm on word recognition.</w:t>
      </w:r>
    </w:p>
    <w:p w:rsidR="00EE0E70" w:rsidRDefault="00424E5F" w:rsidP="006F2113">
      <w:pPr>
        <w:rPr>
          <w:rStyle w:val="hps"/>
          <w:lang/>
        </w:rPr>
      </w:pPr>
      <w:r>
        <w:rPr>
          <w:lang w:val="en-US"/>
        </w:rPr>
        <w:t>This training can be based on the forward-backward algorithm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>
        <w:rPr>
          <w:rStyle w:val="hps"/>
          <w:lang/>
        </w:rPr>
        <w:t>It</w:t>
      </w:r>
      <w:r>
        <w:rPr>
          <w:lang/>
        </w:rPr>
        <w:t xml:space="preserve"> </w:t>
      </w:r>
      <w:r>
        <w:rPr>
          <w:rStyle w:val="hps"/>
          <w:lang/>
        </w:rPr>
        <w:t>starts by calculating</w:t>
      </w:r>
      <w:r>
        <w:rPr>
          <w:lang/>
        </w:rPr>
        <w:t xml:space="preserve"> </w:t>
      </w:r>
      <w:r>
        <w:rPr>
          <w:rStyle w:val="hps"/>
          <w:lang/>
        </w:rPr>
        <w:t>the balance of probabilities</w:t>
      </w:r>
      <w:r>
        <w:rPr>
          <w:lang/>
        </w:rPr>
        <w:t xml:space="preserve"> </w:t>
      </w:r>
      <w:r>
        <w:rPr>
          <w:rStyle w:val="hps"/>
          <w:lang/>
        </w:rPr>
        <w:t>"forward"</w:t>
      </w:r>
      <w:r>
        <w:rPr>
          <w:lang/>
        </w:rPr>
        <w:t xml:space="preserve">, which give </w:t>
      </w:r>
      <w:r>
        <w:rPr>
          <w:rStyle w:val="hps"/>
          <w:lang/>
        </w:rPr>
        <w:t>the probability of obtaining</w:t>
      </w:r>
      <w:r>
        <w:rPr>
          <w:lang/>
        </w:rPr>
        <w:t xml:space="preserve"> </w:t>
      </w:r>
      <w:r>
        <w:rPr>
          <w:rStyle w:val="hps"/>
          <w:lang/>
        </w:rPr>
        <w:t>the first k</w:t>
      </w:r>
      <w:r>
        <w:rPr>
          <w:lang/>
        </w:rPr>
        <w:t xml:space="preserve"> </w:t>
      </w:r>
      <w:r>
        <w:rPr>
          <w:rStyle w:val="hps"/>
          <w:lang/>
        </w:rPr>
        <w:t>observations</w:t>
      </w:r>
      <w:r>
        <w:rPr>
          <w:lang/>
        </w:rPr>
        <w:t xml:space="preserve"> </w:t>
      </w:r>
      <w:r>
        <w:rPr>
          <w:rStyle w:val="hps"/>
          <w:lang/>
        </w:rPr>
        <w:t>in a given sequence</w:t>
      </w:r>
      <w:r>
        <w:rPr>
          <w:lang/>
        </w:rPr>
        <w:t xml:space="preserve">, ending </w:t>
      </w:r>
      <w:r>
        <w:rPr>
          <w:rStyle w:val="hps"/>
          <w:lang/>
        </w:rPr>
        <w:t>in each</w:t>
      </w:r>
      <w:r>
        <w:rPr>
          <w:lang/>
        </w:rPr>
        <w:t xml:space="preserve"> </w:t>
      </w:r>
      <w:r>
        <w:rPr>
          <w:rStyle w:val="hps"/>
          <w:lang/>
        </w:rPr>
        <w:t>possible state of the</w:t>
      </w:r>
      <w:r>
        <w:rPr>
          <w:lang/>
        </w:rPr>
        <w:t xml:space="preserve"> </w:t>
      </w:r>
      <w:r>
        <w:rPr>
          <w:rStyle w:val="hps"/>
          <w:lang/>
        </w:rPr>
        <w:t>Markov model.</w:t>
      </w:r>
      <w:r>
        <w:rPr>
          <w:lang/>
        </w:rPr>
        <w:t xml:space="preserve"> Then i</w:t>
      </w:r>
      <w:r>
        <w:rPr>
          <w:rStyle w:val="hps"/>
          <w:lang/>
        </w:rPr>
        <w:t>t calculates</w:t>
      </w:r>
      <w:r>
        <w:rPr>
          <w:lang/>
        </w:rPr>
        <w:t xml:space="preserve">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set of probabilities</w:t>
      </w:r>
      <w:r>
        <w:rPr>
          <w:lang/>
        </w:rPr>
        <w:t xml:space="preserve"> </w:t>
      </w:r>
      <w:r>
        <w:rPr>
          <w:rStyle w:val="hps"/>
          <w:lang/>
        </w:rPr>
        <w:t>"back"</w:t>
      </w:r>
      <w:r>
        <w:rPr>
          <w:lang/>
        </w:rPr>
        <w:t xml:space="preserve">, which represents </w:t>
      </w:r>
      <w:r>
        <w:rPr>
          <w:rStyle w:val="hps"/>
          <w:lang/>
        </w:rPr>
        <w:t>the probability of</w:t>
      </w:r>
      <w:r>
        <w:rPr>
          <w:lang/>
        </w:rPr>
        <w:t xml:space="preserve">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other cases when</w:t>
      </w:r>
      <w:r>
        <w:rPr>
          <w:lang/>
        </w:rPr>
        <w:t xml:space="preserve"> </w:t>
      </w:r>
      <w:r>
        <w:rPr>
          <w:rStyle w:val="hps"/>
          <w:lang/>
        </w:rPr>
        <w:t>an initial state is given.</w:t>
      </w:r>
      <w:r>
        <w:rPr>
          <w:lang/>
        </w:rPr>
        <w:br/>
      </w:r>
      <w:r>
        <w:rPr>
          <w:rStyle w:val="hps"/>
          <w:lang/>
        </w:rPr>
        <w:t>Both sets of</w:t>
      </w:r>
      <w:r>
        <w:rPr>
          <w:lang/>
        </w:rPr>
        <w:t xml:space="preserve"> </w:t>
      </w:r>
      <w:r>
        <w:rPr>
          <w:rStyle w:val="hps"/>
          <w:lang/>
        </w:rPr>
        <w:t>probabilities can be</w:t>
      </w:r>
      <w:r>
        <w:rPr>
          <w:lang/>
        </w:rPr>
        <w:t xml:space="preserve"> </w:t>
      </w:r>
      <w:r>
        <w:rPr>
          <w:rStyle w:val="hps"/>
          <w:lang/>
        </w:rPr>
        <w:t>combined to obtain</w:t>
      </w:r>
      <w:r>
        <w:rPr>
          <w:lang/>
        </w:rPr>
        <w:t xml:space="preserve"> </w:t>
      </w:r>
      <w:r>
        <w:rPr>
          <w:rStyle w:val="hps"/>
          <w:lang/>
        </w:rPr>
        <w:t>the probability of being</w:t>
      </w:r>
      <w:r>
        <w:rPr>
          <w:lang/>
        </w:rPr>
        <w:t xml:space="preserve"> </w:t>
      </w:r>
      <w:r>
        <w:rPr>
          <w:rStyle w:val="hps"/>
          <w:lang/>
        </w:rPr>
        <w:t>in each state at</w:t>
      </w:r>
      <w:r>
        <w:rPr>
          <w:lang/>
        </w:rPr>
        <w:t xml:space="preserve"> </w:t>
      </w:r>
      <w:r>
        <w:rPr>
          <w:rStyle w:val="hps"/>
          <w:lang/>
        </w:rPr>
        <w:t>a given time</w:t>
      </w:r>
      <w:r>
        <w:rPr>
          <w:lang/>
        </w:rPr>
        <w:t xml:space="preserve"> </w:t>
      </w:r>
      <w:r>
        <w:rPr>
          <w:rStyle w:val="hps"/>
          <w:lang/>
        </w:rPr>
        <w:t>during the observation</w:t>
      </w:r>
      <w:r>
        <w:rPr>
          <w:lang/>
        </w:rPr>
        <w:t xml:space="preserve"> </w:t>
      </w:r>
      <w:r>
        <w:rPr>
          <w:rStyle w:val="hps"/>
          <w:lang/>
        </w:rPr>
        <w:t>of the sequence.</w:t>
      </w:r>
    </w:p>
    <w:p w:rsidR="00E02D5C" w:rsidRDefault="00424E5F" w:rsidP="006F2113">
      <w:pPr>
        <w:rPr>
          <w:lang/>
        </w:rPr>
      </w:pPr>
      <w:r>
        <w:rPr>
          <w:rStyle w:val="hps"/>
          <w:lang/>
        </w:rPr>
        <w:t>However, it</w:t>
      </w:r>
      <w:r>
        <w:rPr>
          <w:lang/>
        </w:rPr>
        <w:t xml:space="preserve"> </w:t>
      </w:r>
      <w:r>
        <w:rPr>
          <w:rStyle w:val="hps"/>
          <w:lang/>
        </w:rPr>
        <w:t>is not interesting</w:t>
      </w:r>
      <w:r>
        <w:rPr>
          <w:lang/>
        </w:rPr>
        <w:t xml:space="preserve"> </w:t>
      </w:r>
      <w:r>
        <w:rPr>
          <w:rStyle w:val="hps"/>
          <w:lang/>
        </w:rPr>
        <w:t>in this case</w:t>
      </w:r>
      <w:r>
        <w:rPr>
          <w:lang/>
        </w:rPr>
        <w:t xml:space="preserve"> </w:t>
      </w:r>
      <w:r>
        <w:rPr>
          <w:rStyle w:val="hps"/>
          <w:lang/>
        </w:rPr>
        <w:t>to use the</w:t>
      </w:r>
      <w:r>
        <w:rPr>
          <w:lang/>
        </w:rPr>
        <w:t xml:space="preserve"> </w:t>
      </w:r>
      <w:r>
        <w:rPr>
          <w:rStyle w:val="hps"/>
          <w:lang/>
        </w:rPr>
        <w:t>hidden Markov model</w:t>
      </w:r>
      <w:r>
        <w:rPr>
          <w:lang/>
        </w:rPr>
        <w:t xml:space="preserve">, </w:t>
      </w:r>
      <w:r>
        <w:rPr>
          <w:rStyle w:val="hps"/>
          <w:lang/>
        </w:rPr>
        <w:t>because it is too</w:t>
      </w:r>
      <w:r>
        <w:rPr>
          <w:lang/>
        </w:rPr>
        <w:t xml:space="preserve"> </w:t>
      </w:r>
      <w:r>
        <w:rPr>
          <w:rStyle w:val="hps"/>
          <w:lang/>
        </w:rPr>
        <w:t>complex for</w:t>
      </w:r>
      <w:r>
        <w:rPr>
          <w:lang/>
        </w:rPr>
        <w:t xml:space="preserve"> </w:t>
      </w:r>
      <w:r w:rsidR="00EE0E70">
        <w:rPr>
          <w:lang/>
        </w:rPr>
        <w:t xml:space="preserve">the </w:t>
      </w:r>
      <w:r>
        <w:rPr>
          <w:rStyle w:val="hps"/>
          <w:lang/>
        </w:rPr>
        <w:t>small vocabulary</w:t>
      </w:r>
      <w:r>
        <w:rPr>
          <w:lang/>
        </w:rPr>
        <w:t xml:space="preserve"> </w:t>
      </w:r>
      <w:r>
        <w:rPr>
          <w:rStyle w:val="hps"/>
          <w:lang/>
        </w:rPr>
        <w:t>we</w:t>
      </w:r>
      <w:r w:rsidR="00EE0E70">
        <w:rPr>
          <w:rStyle w:val="hps"/>
          <w:lang/>
        </w:rPr>
        <w:t xml:space="preserve"> are</w:t>
      </w:r>
      <w:r>
        <w:rPr>
          <w:rStyle w:val="hps"/>
          <w:lang/>
        </w:rPr>
        <w:t xml:space="preserve"> us</w:t>
      </w:r>
      <w:r w:rsidR="00EE0E70">
        <w:rPr>
          <w:rStyle w:val="hps"/>
          <w:lang/>
        </w:rPr>
        <w:t>ing</w:t>
      </w:r>
      <w:r>
        <w:rPr>
          <w:lang/>
        </w:rPr>
        <w:t xml:space="preserve">. </w:t>
      </w:r>
      <w:r w:rsidR="00EE0E70">
        <w:rPr>
          <w:rStyle w:val="hps"/>
          <w:lang/>
        </w:rPr>
        <w:t>So it is sufficient for us to</w:t>
      </w:r>
      <w:r>
        <w:rPr>
          <w:rStyle w:val="hps"/>
          <w:lang/>
        </w:rPr>
        <w:t xml:space="preserve"> use the</w:t>
      </w:r>
      <w:r>
        <w:rPr>
          <w:lang/>
        </w:rPr>
        <w:t xml:space="preserve"> </w:t>
      </w:r>
      <w:r>
        <w:rPr>
          <w:rStyle w:val="hps"/>
          <w:lang/>
        </w:rPr>
        <w:t>Dynamic Time Warping</w:t>
      </w:r>
      <w:r>
        <w:rPr>
          <w:lang/>
        </w:rPr>
        <w:t xml:space="preserve"> </w:t>
      </w:r>
      <w:r w:rsidR="00EE0E70">
        <w:rPr>
          <w:lang/>
        </w:rPr>
        <w:t xml:space="preserve">which </w:t>
      </w:r>
      <w:r>
        <w:rPr>
          <w:rStyle w:val="hps"/>
          <w:lang/>
        </w:rPr>
        <w:t>is</w:t>
      </w:r>
      <w:r>
        <w:rPr>
          <w:lang/>
        </w:rPr>
        <w:t xml:space="preserve"> </w:t>
      </w:r>
      <w:r>
        <w:rPr>
          <w:rStyle w:val="hps"/>
          <w:lang/>
        </w:rPr>
        <w:t>a simplification of the</w:t>
      </w:r>
      <w:r>
        <w:rPr>
          <w:lang/>
        </w:rPr>
        <w:t xml:space="preserve"> </w:t>
      </w:r>
      <w:r>
        <w:rPr>
          <w:rStyle w:val="hps"/>
          <w:lang/>
        </w:rPr>
        <w:t>hidden Markov model</w:t>
      </w:r>
      <w:r>
        <w:rPr>
          <w:lang/>
        </w:rPr>
        <w:t>.</w:t>
      </w:r>
    </w:p>
    <w:p w:rsidR="00E02D5C" w:rsidRDefault="00E02D5C">
      <w:pPr>
        <w:rPr>
          <w:lang/>
        </w:rPr>
      </w:pPr>
      <w:r>
        <w:rPr>
          <w:lang/>
        </w:rPr>
        <w:br w:type="page"/>
      </w:r>
    </w:p>
    <w:p w:rsidR="00BD42D3" w:rsidRDefault="00E02D5C" w:rsidP="006F2113">
      <w:pPr>
        <w:rPr>
          <w:rStyle w:val="hps"/>
          <w:lang/>
        </w:rPr>
      </w:pPr>
      <w:proofErr w:type="spellStart"/>
      <w:r w:rsidRPr="00E02D5C">
        <w:rPr>
          <w:rStyle w:val="Heading3Char"/>
        </w:rPr>
        <w:lastRenderedPageBreak/>
        <w:t>Comparison</w:t>
      </w:r>
      <w:proofErr w:type="spellEnd"/>
      <w:r w:rsidRPr="00E02D5C">
        <w:rPr>
          <w:rStyle w:val="Heading3Char"/>
        </w:rPr>
        <w:t xml:space="preserve">: </w:t>
      </w:r>
      <w:proofErr w:type="spellStart"/>
      <w:r w:rsidRPr="00E02D5C">
        <w:rPr>
          <w:rStyle w:val="Heading3Char"/>
        </w:rPr>
        <w:t>Dynamic</w:t>
      </w:r>
      <w:proofErr w:type="spellEnd"/>
      <w:r w:rsidRPr="00E02D5C">
        <w:rPr>
          <w:rStyle w:val="Heading3Char"/>
        </w:rPr>
        <w:t xml:space="preserve"> Time </w:t>
      </w:r>
      <w:proofErr w:type="spellStart"/>
      <w:r w:rsidRPr="00E02D5C">
        <w:rPr>
          <w:rStyle w:val="Heading3Char"/>
        </w:rPr>
        <w:t>Warping</w:t>
      </w:r>
      <w:proofErr w:type="spellEnd"/>
      <w:r w:rsidRPr="00E02D5C">
        <w:rPr>
          <w:rStyle w:val="Heading3Char"/>
        </w:rPr>
        <w:t xml:space="preserve"> (DTW) </w:t>
      </w:r>
      <w:r>
        <w:rPr>
          <w:lang/>
        </w:rPr>
        <w:br/>
      </w:r>
      <w:r>
        <w:rPr>
          <w:lang/>
        </w:rPr>
        <w:br/>
      </w:r>
      <w:r>
        <w:rPr>
          <w:rStyle w:val="hps"/>
          <w:lang/>
        </w:rPr>
        <w:t>The principle of</w:t>
      </w:r>
      <w:r>
        <w:rPr>
          <w:lang/>
        </w:rPr>
        <w:t xml:space="preserve"> </w:t>
      </w:r>
      <w:r>
        <w:rPr>
          <w:rStyle w:val="hps"/>
          <w:lang/>
        </w:rPr>
        <w:t>DTW</w:t>
      </w:r>
      <w:r>
        <w:rPr>
          <w:lang/>
        </w:rPr>
        <w:t xml:space="preserve"> </w:t>
      </w:r>
      <w:r>
        <w:rPr>
          <w:rStyle w:val="hps"/>
          <w:lang/>
        </w:rPr>
        <w:t>is to determine for</w:t>
      </w:r>
      <w:r>
        <w:rPr>
          <w:lang/>
        </w:rPr>
        <w:t xml:space="preserve"> </w:t>
      </w:r>
      <w:r>
        <w:rPr>
          <w:rStyle w:val="hps"/>
          <w:lang/>
        </w:rPr>
        <w:t>each</w:t>
      </w:r>
      <w:r>
        <w:rPr>
          <w:lang/>
        </w:rPr>
        <w:t xml:space="preserve"> </w:t>
      </w:r>
      <w:r>
        <w:rPr>
          <w:rStyle w:val="hps"/>
          <w:lang/>
        </w:rPr>
        <w:t>element of a sequence</w:t>
      </w:r>
      <w:r>
        <w:rPr>
          <w:lang/>
        </w:rPr>
        <w:t xml:space="preserve">, the best </w:t>
      </w:r>
      <w:r>
        <w:rPr>
          <w:rStyle w:val="hps"/>
          <w:lang/>
        </w:rPr>
        <w:t>matching element in</w:t>
      </w:r>
      <w:r>
        <w:rPr>
          <w:lang/>
        </w:rPr>
        <w:t xml:space="preserve"> </w:t>
      </w:r>
      <w:r>
        <w:rPr>
          <w:rStyle w:val="hps"/>
          <w:lang/>
        </w:rPr>
        <w:t>the other sequence.</w:t>
      </w:r>
      <w:r>
        <w:rPr>
          <w:lang/>
        </w:rPr>
        <w:br/>
      </w:r>
      <w:r>
        <w:rPr>
          <w:rStyle w:val="hps"/>
          <w:lang/>
        </w:rPr>
        <w:t>In our case,</w:t>
      </w:r>
      <w:r>
        <w:rPr>
          <w:lang/>
        </w:rPr>
        <w:t xml:space="preserve"> </w:t>
      </w:r>
      <w:r>
        <w:rPr>
          <w:rStyle w:val="hps"/>
          <w:lang/>
        </w:rPr>
        <w:t>the point is</w:t>
      </w:r>
      <w:r>
        <w:rPr>
          <w:lang/>
        </w:rPr>
        <w:t xml:space="preserve"> </w:t>
      </w:r>
      <w:r>
        <w:rPr>
          <w:rStyle w:val="hps"/>
          <w:lang/>
        </w:rPr>
        <w:t>to compare,</w:t>
      </w:r>
      <w:r>
        <w:rPr>
          <w:lang/>
        </w:rPr>
        <w:t xml:space="preserve"> </w:t>
      </w:r>
      <w:r>
        <w:rPr>
          <w:rStyle w:val="hps"/>
          <w:lang/>
        </w:rPr>
        <w:t>using a</w:t>
      </w:r>
      <w:r>
        <w:rPr>
          <w:lang/>
        </w:rPr>
        <w:t xml:space="preserve"> </w:t>
      </w:r>
      <w:r>
        <w:rPr>
          <w:rStyle w:val="hps"/>
          <w:lang/>
        </w:rPr>
        <w:t>Euclidean distance,</w:t>
      </w:r>
      <w:r>
        <w:rPr>
          <w:lang/>
        </w:rPr>
        <w:t xml:space="preserve">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signal’s</w:t>
      </w:r>
      <w:r>
        <w:rPr>
          <w:lang/>
        </w:rPr>
        <w:t xml:space="preserve"> </w:t>
      </w:r>
      <w:r>
        <w:rPr>
          <w:rStyle w:val="hps"/>
          <w:lang/>
        </w:rPr>
        <w:t>spectrum</w:t>
      </w:r>
      <w:r>
        <w:rPr>
          <w:lang/>
        </w:rPr>
        <w:t xml:space="preserve"> </w:t>
      </w:r>
      <w:r>
        <w:rPr>
          <w:rStyle w:val="hps"/>
          <w:lang/>
        </w:rPr>
        <w:t>measured</w:t>
      </w:r>
      <w:r>
        <w:rPr>
          <w:lang/>
        </w:rPr>
        <w:t xml:space="preserve"> </w:t>
      </w:r>
      <w:r>
        <w:rPr>
          <w:rStyle w:val="hps"/>
          <w:lang/>
        </w:rPr>
        <w:t>with those of</w:t>
      </w:r>
      <w:r>
        <w:rPr>
          <w:lang/>
        </w:rPr>
        <w:t xml:space="preserve"> </w:t>
      </w:r>
      <w:r>
        <w:rPr>
          <w:rStyle w:val="hps"/>
          <w:lang/>
        </w:rPr>
        <w:t>different</w:t>
      </w:r>
      <w:r>
        <w:rPr>
          <w:lang/>
        </w:rPr>
        <w:t xml:space="preserve"> </w:t>
      </w:r>
      <w:r>
        <w:rPr>
          <w:rStyle w:val="hps"/>
          <w:lang/>
        </w:rPr>
        <w:t>words composing</w:t>
      </w:r>
      <w:r>
        <w:rPr>
          <w:lang/>
        </w:rPr>
        <w:t xml:space="preserve"> </w:t>
      </w:r>
      <w:r>
        <w:rPr>
          <w:rStyle w:val="hps"/>
          <w:lang/>
        </w:rPr>
        <w:t>our vocabulary.</w:t>
      </w:r>
      <w:r>
        <w:rPr>
          <w:lang/>
        </w:rPr>
        <w:br/>
      </w:r>
      <w:r>
        <w:rPr>
          <w:rStyle w:val="hps"/>
          <w:lang/>
        </w:rPr>
        <w:t>Comparison principle</w:t>
      </w:r>
      <w:r>
        <w:rPr>
          <w:lang/>
        </w:rPr>
        <w:t xml:space="preserve">: </w:t>
      </w:r>
      <w:r>
        <w:rPr>
          <w:lang/>
        </w:rPr>
        <w:br/>
      </w:r>
      <w:proofErr w:type="gramStart"/>
      <w:r>
        <w:rPr>
          <w:rStyle w:val="hps"/>
          <w:lang/>
        </w:rPr>
        <w:t>On each iteration</w:t>
      </w:r>
      <w:proofErr w:type="gramEnd"/>
      <w:r>
        <w:rPr>
          <w:lang/>
        </w:rPr>
        <w:t xml:space="preserve">, we compare </w:t>
      </w:r>
      <w:r>
        <w:rPr>
          <w:rStyle w:val="hps"/>
          <w:lang/>
        </w:rPr>
        <w:t>the n</w:t>
      </w:r>
      <w:r w:rsidRPr="00E02D5C">
        <w:rPr>
          <w:rStyle w:val="hps"/>
          <w:vertAlign w:val="superscript"/>
          <w:lang/>
        </w:rPr>
        <w:t>th</w:t>
      </w:r>
      <w:r>
        <w:rPr>
          <w:lang/>
        </w:rPr>
        <w:t xml:space="preserve"> </w:t>
      </w:r>
      <w:r>
        <w:rPr>
          <w:rStyle w:val="hps"/>
          <w:lang/>
        </w:rPr>
        <w:t>signal’s spectrum</w:t>
      </w:r>
      <w:r>
        <w:rPr>
          <w:lang/>
        </w:rPr>
        <w:t xml:space="preserve"> </w:t>
      </w:r>
      <w:r>
        <w:rPr>
          <w:rStyle w:val="hps"/>
          <w:lang/>
        </w:rPr>
        <w:t>measured with the</w:t>
      </w:r>
      <w:r>
        <w:rPr>
          <w:lang/>
        </w:rPr>
        <w:t xml:space="preserve"> </w:t>
      </w:r>
      <w:r>
        <w:rPr>
          <w:rStyle w:val="hps"/>
          <w:lang/>
        </w:rPr>
        <w:t>reference</w:t>
      </w:r>
      <w:r>
        <w:rPr>
          <w:lang/>
        </w:rPr>
        <w:t xml:space="preserve"> </w:t>
      </w:r>
      <w:r>
        <w:rPr>
          <w:rStyle w:val="hps"/>
          <w:lang/>
        </w:rPr>
        <w:t>spectr</w:t>
      </w:r>
      <w:r w:rsidR="00043A34">
        <w:rPr>
          <w:rStyle w:val="hps"/>
          <w:lang/>
        </w:rPr>
        <w:t>ums</w:t>
      </w:r>
      <w:r>
        <w:rPr>
          <w:lang/>
        </w:rPr>
        <w:t xml:space="preserve"> </w:t>
      </w:r>
      <w:r w:rsidR="00043A34">
        <w:rPr>
          <w:rStyle w:val="hps"/>
          <w:lang/>
        </w:rPr>
        <w:t>from</w:t>
      </w:r>
      <w:r>
        <w:rPr>
          <w:lang/>
        </w:rPr>
        <w:t xml:space="preserve"> </w:t>
      </w:r>
      <w:r>
        <w:rPr>
          <w:rStyle w:val="hps"/>
          <w:lang/>
        </w:rPr>
        <w:t>m-Δ</w:t>
      </w:r>
      <w:r>
        <w:rPr>
          <w:lang/>
        </w:rPr>
        <w:t xml:space="preserve"> </w:t>
      </w:r>
      <w:r w:rsidR="00043A34">
        <w:rPr>
          <w:lang/>
        </w:rPr>
        <w:t xml:space="preserve">to </w:t>
      </w:r>
      <w:proofErr w:type="spellStart"/>
      <w:r>
        <w:rPr>
          <w:lang/>
        </w:rPr>
        <w:t>m+</w:t>
      </w:r>
      <w:r>
        <w:rPr>
          <w:rStyle w:val="hps"/>
          <w:lang/>
        </w:rPr>
        <w:t>Δ</w:t>
      </w:r>
      <w:proofErr w:type="spellEnd"/>
      <w:r>
        <w:rPr>
          <w:lang/>
        </w:rPr>
        <w:t xml:space="preserve"> </w:t>
      </w:r>
      <w:r>
        <w:rPr>
          <w:rStyle w:val="hps"/>
          <w:lang/>
        </w:rPr>
        <w:t>and</w:t>
      </w:r>
      <w:r>
        <w:rPr>
          <w:lang/>
        </w:rPr>
        <w:t xml:space="preserve"> </w:t>
      </w:r>
      <w:r>
        <w:rPr>
          <w:rStyle w:val="hps"/>
          <w:lang/>
        </w:rPr>
        <w:t>keep the</w:t>
      </w:r>
      <w:r>
        <w:rPr>
          <w:lang/>
        </w:rPr>
        <w:t xml:space="preserve"> </w:t>
      </w:r>
      <w:proofErr w:type="spellStart"/>
      <w:r>
        <w:rPr>
          <w:rStyle w:val="hps"/>
          <w:lang/>
        </w:rPr>
        <w:t>m</w:t>
      </w:r>
      <w:r w:rsidRPr="00043A34">
        <w:rPr>
          <w:rStyle w:val="hps"/>
          <w:vertAlign w:val="superscript"/>
          <w:lang/>
        </w:rPr>
        <w:t>th</w:t>
      </w:r>
      <w:proofErr w:type="spellEnd"/>
      <w:r>
        <w:rPr>
          <w:lang/>
        </w:rPr>
        <w:t xml:space="preserve"> </w:t>
      </w:r>
      <w:r>
        <w:rPr>
          <w:rStyle w:val="hps"/>
          <w:lang/>
        </w:rPr>
        <w:t>nearest</w:t>
      </w:r>
      <w:r>
        <w:rPr>
          <w:lang/>
        </w:rPr>
        <w:t xml:space="preserve"> </w:t>
      </w:r>
      <w:r>
        <w:rPr>
          <w:rStyle w:val="hps"/>
          <w:lang/>
        </w:rPr>
        <w:t>spectrum</w:t>
      </w:r>
      <w:r>
        <w:rPr>
          <w:lang/>
        </w:rPr>
        <w:t>.</w:t>
      </w:r>
      <w:r>
        <w:rPr>
          <w:lang/>
        </w:rPr>
        <w:br/>
      </w:r>
      <w:r>
        <w:rPr>
          <w:rStyle w:val="hps"/>
          <w:lang/>
        </w:rPr>
        <w:t>The displacement is</w:t>
      </w:r>
      <w:r>
        <w:rPr>
          <w:lang/>
        </w:rPr>
        <w:t xml:space="preserve"> </w:t>
      </w:r>
      <w:r>
        <w:rPr>
          <w:rStyle w:val="hps"/>
          <w:lang/>
        </w:rPr>
        <w:t>of the form:</w:t>
      </w:r>
    </w:p>
    <w:p w:rsidR="00C7314E" w:rsidRDefault="00BD42D3" w:rsidP="00C7314E">
      <w:pPr>
        <w:jc w:val="center"/>
        <w:rPr>
          <w:lang/>
        </w:rPr>
      </w:pPr>
      <w:r w:rsidRPr="00BD42D3">
        <w:rPr>
          <w:lang/>
        </w:rPr>
        <w:drawing>
          <wp:inline distT="0" distB="0" distL="0" distR="0">
            <wp:extent cx="2173892" cy="146927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898" cy="147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E99" w:rsidRDefault="00C7314E" w:rsidP="00C7314E">
      <w:pPr>
        <w:rPr>
          <w:lang/>
        </w:rPr>
      </w:pPr>
      <w:r>
        <w:rPr>
          <w:lang/>
        </w:rPr>
        <w:br/>
      </w:r>
      <w:proofErr w:type="gramStart"/>
      <w:r w:rsidR="00E02D5C">
        <w:rPr>
          <w:rStyle w:val="hps"/>
          <w:lang/>
        </w:rPr>
        <w:t>Where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the arrows represent</w:t>
      </w:r>
      <w:r>
        <w:rPr>
          <w:rStyle w:val="hps"/>
          <w:lang/>
        </w:rPr>
        <w:t xml:space="preserve"> the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possible moves.</w:t>
      </w:r>
      <w:proofErr w:type="gramEnd"/>
      <w:r w:rsidR="00E02D5C">
        <w:rPr>
          <w:lang/>
        </w:rPr>
        <w:br/>
      </w:r>
      <w:r w:rsidR="00E02D5C">
        <w:rPr>
          <w:rStyle w:val="hps"/>
          <w:lang/>
        </w:rPr>
        <w:t>Every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 xml:space="preserve">successive </w:t>
      </w:r>
      <w:r w:rsidR="00404E99">
        <w:rPr>
          <w:rStyle w:val="hps"/>
          <w:lang/>
        </w:rPr>
        <w:t>movement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put together</w:t>
      </w:r>
      <w:r w:rsidR="00E02D5C">
        <w:rPr>
          <w:lang/>
        </w:rPr>
        <w:t xml:space="preserve">, we obtain the </w:t>
      </w:r>
      <w:r w:rsidR="00E02D5C">
        <w:rPr>
          <w:rStyle w:val="hps"/>
          <w:lang/>
        </w:rPr>
        <w:t>minimal path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between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two sequences.</w:t>
      </w:r>
      <w:r w:rsidR="00404E99">
        <w:rPr>
          <w:lang/>
        </w:rPr>
        <w:br/>
      </w:r>
      <w:r w:rsidR="00404E99">
        <w:rPr>
          <w:rStyle w:val="hps"/>
          <w:lang/>
        </w:rPr>
        <w:t>Here a</w:t>
      </w:r>
      <w:r w:rsidR="00E02D5C">
        <w:rPr>
          <w:rStyle w:val="hps"/>
          <w:lang/>
        </w:rPr>
        <w:t>n example of a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representation of the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shortest path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between a sequence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tested and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the reference sequence</w:t>
      </w:r>
      <w:r w:rsidR="00E02D5C">
        <w:rPr>
          <w:lang/>
        </w:rPr>
        <w:t>:</w:t>
      </w:r>
    </w:p>
    <w:p w:rsidR="00404E99" w:rsidRDefault="00404E99" w:rsidP="00404E99">
      <w:pPr>
        <w:jc w:val="center"/>
        <w:rPr>
          <w:lang/>
        </w:rPr>
      </w:pPr>
      <w:r w:rsidRPr="00404E99">
        <w:rPr>
          <w:lang/>
        </w:rPr>
        <w:drawing>
          <wp:inline distT="0" distB="0" distL="0" distR="0">
            <wp:extent cx="3500986" cy="2388668"/>
            <wp:effectExtent l="19050" t="0" r="4214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95" cy="2392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4E5F" w:rsidRPr="006F2113" w:rsidRDefault="00E23A7E" w:rsidP="00E23A7E">
      <w:pPr>
        <w:rPr>
          <w:lang w:val="en-US"/>
        </w:rPr>
      </w:pPr>
      <w:r>
        <w:rPr>
          <w:rStyle w:val="hps"/>
          <w:lang/>
        </w:rPr>
        <w:t>O</w:t>
      </w:r>
      <w:r w:rsidR="00E02D5C">
        <w:rPr>
          <w:rStyle w:val="hps"/>
          <w:lang/>
        </w:rPr>
        <w:t>nce the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distance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with every word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established,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you can now get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the smallest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of them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that</w:t>
      </w:r>
      <w:r>
        <w:rPr>
          <w:lang/>
        </w:rPr>
        <w:t xml:space="preserve"> </w:t>
      </w:r>
      <w:r w:rsidR="00E02D5C">
        <w:rPr>
          <w:rStyle w:val="hps"/>
          <w:lang/>
        </w:rPr>
        <w:t>correspond to the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reference word</w:t>
      </w:r>
      <w:r w:rsidR="00E02D5C">
        <w:rPr>
          <w:lang/>
        </w:rPr>
        <w:t xml:space="preserve"> </w:t>
      </w:r>
      <w:r w:rsidR="00E02D5C">
        <w:rPr>
          <w:rStyle w:val="hps"/>
          <w:lang/>
        </w:rPr>
        <w:t>detected.</w:t>
      </w:r>
    </w:p>
    <w:p w:rsidR="00B739BA" w:rsidRPr="006F2113" w:rsidRDefault="00B739BA" w:rsidP="00B825FB">
      <w:pPr>
        <w:rPr>
          <w:kern w:val="28"/>
          <w:lang w:val="en-US"/>
        </w:rPr>
      </w:pPr>
      <w:r w:rsidRPr="006F2113">
        <w:rPr>
          <w:kern w:val="28"/>
          <w:lang w:val="en-US"/>
        </w:rPr>
        <w:br w:type="page"/>
      </w:r>
    </w:p>
    <w:p w:rsidR="000266D7" w:rsidRPr="006F2113" w:rsidRDefault="000266D7" w:rsidP="000266D7">
      <w:pPr>
        <w:pStyle w:val="Heading1"/>
        <w:rPr>
          <w:lang w:val="en-US"/>
        </w:rPr>
      </w:pPr>
      <w:bookmarkStart w:id="43" w:name="_Toc345579946"/>
      <w:r w:rsidRPr="006F2113">
        <w:rPr>
          <w:lang w:val="en-US"/>
        </w:rPr>
        <w:lastRenderedPageBreak/>
        <w:t>Conclusion</w:t>
      </w:r>
      <w:bookmarkEnd w:id="43"/>
    </w:p>
    <w:p w:rsidR="001C064E" w:rsidRPr="006F2113" w:rsidRDefault="001C064E">
      <w:pPr>
        <w:rPr>
          <w:lang w:val="en-US"/>
        </w:rPr>
      </w:pPr>
    </w:p>
    <w:sectPr w:rsidR="001C064E" w:rsidRPr="006F2113" w:rsidSect="00AD16DA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" w:author="Guenon" w:date="2013-01-10T08:27:00Z" w:initials="G">
    <w:p w:rsidR="00705E56" w:rsidRDefault="00705E56">
      <w:pPr>
        <w:pStyle w:val="CommentText"/>
      </w:pPr>
      <w:r>
        <w:rPr>
          <w:rStyle w:val="CommentReference"/>
        </w:rPr>
        <w:annotationRef/>
      </w:r>
      <w:r>
        <w:t>A finir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59E5" w:rsidRDefault="000159E5" w:rsidP="000C4F44">
      <w:pPr>
        <w:spacing w:after="0" w:line="240" w:lineRule="auto"/>
      </w:pPr>
      <w:r>
        <w:separator/>
      </w:r>
    </w:p>
  </w:endnote>
  <w:endnote w:type="continuationSeparator" w:id="0">
    <w:p w:rsidR="000159E5" w:rsidRDefault="000159E5" w:rsidP="000C4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79"/>
      <w:gridCol w:w="929"/>
      <w:gridCol w:w="4180"/>
    </w:tblGrid>
    <w:tr w:rsidR="000C4F4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C4F44" w:rsidRDefault="000C4F44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E23A7E" w:rsidRPr="00E23A7E">
              <w:rPr>
                <w:rFonts w:asciiTheme="majorHAnsi" w:hAnsiTheme="majorHAnsi"/>
                <w:b/>
                <w:noProof/>
              </w:rPr>
              <w:t>12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C4F4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C4F44" w:rsidRDefault="000C4F4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C4F44" w:rsidRDefault="000C4F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59E5" w:rsidRDefault="000159E5" w:rsidP="000C4F44">
      <w:pPr>
        <w:spacing w:after="0" w:line="240" w:lineRule="auto"/>
      </w:pPr>
      <w:r>
        <w:separator/>
      </w:r>
    </w:p>
  </w:footnote>
  <w:footnote w:type="continuationSeparator" w:id="0">
    <w:p w:rsidR="000159E5" w:rsidRDefault="000159E5" w:rsidP="000C4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0764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52109" w:rsidRDefault="00E52109" w:rsidP="00E5210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center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Word recognition</w:t>
        </w:r>
      </w:p>
    </w:sdtContent>
  </w:sdt>
  <w:sdt>
    <w:sdtPr>
      <w:rPr>
        <w:color w:val="808080" w:themeColor="text1" w:themeTint="7F"/>
      </w:rPr>
      <w:alias w:val="Subtitle"/>
      <w:id w:val="77807653"/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E52109" w:rsidRPr="00E52109" w:rsidRDefault="00E52109" w:rsidP="00E5210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center"/>
          <w:rPr>
            <w:color w:val="4F81BD" w:themeColor="accent1"/>
          </w:rPr>
        </w:pPr>
        <w:r w:rsidRPr="00E52109">
          <w:rPr>
            <w:color w:val="808080" w:themeColor="text1" w:themeTint="7F"/>
          </w:rPr>
          <w:t>Guénon Marie, Achard Jean-Paul, Favreau Jean-Dominique</w:t>
        </w:r>
      </w:p>
    </w:sdtContent>
  </w:sdt>
  <w:p w:rsidR="000C4F44" w:rsidRDefault="000C4F4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E494B"/>
    <w:multiLevelType w:val="hybridMultilevel"/>
    <w:tmpl w:val="89CCD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E1608"/>
    <w:multiLevelType w:val="hybridMultilevel"/>
    <w:tmpl w:val="A8542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05547"/>
    <w:multiLevelType w:val="hybridMultilevel"/>
    <w:tmpl w:val="149632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C72CD2"/>
    <w:multiLevelType w:val="hybridMultilevel"/>
    <w:tmpl w:val="FCC6D1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66D7"/>
    <w:rsid w:val="000159E5"/>
    <w:rsid w:val="00020FAC"/>
    <w:rsid w:val="000266D7"/>
    <w:rsid w:val="00027CA0"/>
    <w:rsid w:val="000414F8"/>
    <w:rsid w:val="00043A34"/>
    <w:rsid w:val="000A7D47"/>
    <w:rsid w:val="000C4F44"/>
    <w:rsid w:val="00114C39"/>
    <w:rsid w:val="0013688F"/>
    <w:rsid w:val="001B1346"/>
    <w:rsid w:val="001C064E"/>
    <w:rsid w:val="001C5732"/>
    <w:rsid w:val="001C5D56"/>
    <w:rsid w:val="00236005"/>
    <w:rsid w:val="002545E5"/>
    <w:rsid w:val="002B1681"/>
    <w:rsid w:val="00312123"/>
    <w:rsid w:val="00324413"/>
    <w:rsid w:val="00355348"/>
    <w:rsid w:val="00360A4B"/>
    <w:rsid w:val="003956C1"/>
    <w:rsid w:val="003B15B4"/>
    <w:rsid w:val="003B6F68"/>
    <w:rsid w:val="003F04AC"/>
    <w:rsid w:val="003F0D45"/>
    <w:rsid w:val="00404E99"/>
    <w:rsid w:val="00424E5F"/>
    <w:rsid w:val="004820A9"/>
    <w:rsid w:val="004E08AD"/>
    <w:rsid w:val="00506489"/>
    <w:rsid w:val="005840BE"/>
    <w:rsid w:val="005F1FF4"/>
    <w:rsid w:val="006221C9"/>
    <w:rsid w:val="006400D5"/>
    <w:rsid w:val="006A2F2F"/>
    <w:rsid w:val="006E41E3"/>
    <w:rsid w:val="006E5CE9"/>
    <w:rsid w:val="006F2102"/>
    <w:rsid w:val="006F2113"/>
    <w:rsid w:val="00705E56"/>
    <w:rsid w:val="00716B58"/>
    <w:rsid w:val="007463CF"/>
    <w:rsid w:val="007B2226"/>
    <w:rsid w:val="007F5DA5"/>
    <w:rsid w:val="00885BAC"/>
    <w:rsid w:val="00887668"/>
    <w:rsid w:val="008A32CA"/>
    <w:rsid w:val="008E7445"/>
    <w:rsid w:val="0092021C"/>
    <w:rsid w:val="00930047"/>
    <w:rsid w:val="00965273"/>
    <w:rsid w:val="00967099"/>
    <w:rsid w:val="009C7B95"/>
    <w:rsid w:val="009D1246"/>
    <w:rsid w:val="00A14476"/>
    <w:rsid w:val="00A70978"/>
    <w:rsid w:val="00A939D5"/>
    <w:rsid w:val="00AF022C"/>
    <w:rsid w:val="00B03EDF"/>
    <w:rsid w:val="00B1137C"/>
    <w:rsid w:val="00B14916"/>
    <w:rsid w:val="00B61D27"/>
    <w:rsid w:val="00B739BA"/>
    <w:rsid w:val="00B825FB"/>
    <w:rsid w:val="00B85E28"/>
    <w:rsid w:val="00BD204E"/>
    <w:rsid w:val="00BD42D3"/>
    <w:rsid w:val="00C4114E"/>
    <w:rsid w:val="00C7314E"/>
    <w:rsid w:val="00CB328E"/>
    <w:rsid w:val="00CF76D2"/>
    <w:rsid w:val="00D1279B"/>
    <w:rsid w:val="00D456D7"/>
    <w:rsid w:val="00D56D25"/>
    <w:rsid w:val="00D628A1"/>
    <w:rsid w:val="00E02D5C"/>
    <w:rsid w:val="00E03799"/>
    <w:rsid w:val="00E1109A"/>
    <w:rsid w:val="00E21F77"/>
    <w:rsid w:val="00E23A7E"/>
    <w:rsid w:val="00E438A2"/>
    <w:rsid w:val="00E52109"/>
    <w:rsid w:val="00E63202"/>
    <w:rsid w:val="00EE0E70"/>
    <w:rsid w:val="00EF0E5B"/>
    <w:rsid w:val="00EF5D5E"/>
    <w:rsid w:val="00F10EC3"/>
    <w:rsid w:val="00F57766"/>
    <w:rsid w:val="00F67371"/>
    <w:rsid w:val="00F7112E"/>
    <w:rsid w:val="00F753D3"/>
    <w:rsid w:val="00F844E7"/>
    <w:rsid w:val="00FD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6D7"/>
  </w:style>
  <w:style w:type="paragraph" w:styleId="Heading1">
    <w:name w:val="heading 1"/>
    <w:basedOn w:val="Title"/>
    <w:next w:val="Title"/>
    <w:link w:val="Heading1Char"/>
    <w:uiPriority w:val="9"/>
    <w:qFormat/>
    <w:rsid w:val="000266D7"/>
    <w:pPr>
      <w:keepNext/>
      <w:keepLines/>
      <w:spacing w:before="480" w:after="0"/>
      <w:outlineLvl w:val="0"/>
    </w:pPr>
    <w:rPr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E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6D7"/>
    <w:rPr>
      <w:rFonts w:asciiTheme="majorHAnsi" w:eastAsiaTheme="majorEastAsia" w:hAnsiTheme="majorHAnsi" w:cstheme="majorBidi"/>
      <w:bCs/>
      <w:color w:val="17365D" w:themeColor="text2" w:themeShade="BF"/>
      <w:spacing w:val="5"/>
      <w:kern w:val="28"/>
      <w:sz w:val="52"/>
      <w:szCs w:val="28"/>
    </w:rPr>
  </w:style>
  <w:style w:type="paragraph" w:styleId="ListParagraph">
    <w:name w:val="List Paragraph"/>
    <w:basedOn w:val="Normal"/>
    <w:uiPriority w:val="34"/>
    <w:qFormat/>
    <w:rsid w:val="000266D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66D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6D7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66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6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66D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66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66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3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1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0414F8"/>
    <w:rPr>
      <w:color w:val="808080"/>
    </w:rPr>
  </w:style>
  <w:style w:type="character" w:customStyle="1" w:styleId="hps">
    <w:name w:val="hps"/>
    <w:basedOn w:val="DefaultParagraphFont"/>
    <w:rsid w:val="00B739BA"/>
  </w:style>
  <w:style w:type="paragraph" w:styleId="Header">
    <w:name w:val="header"/>
    <w:basedOn w:val="Normal"/>
    <w:link w:val="Head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F44"/>
  </w:style>
  <w:style w:type="paragraph" w:styleId="Footer">
    <w:name w:val="footer"/>
    <w:basedOn w:val="Normal"/>
    <w:link w:val="Foot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F44"/>
  </w:style>
  <w:style w:type="character" w:styleId="CommentReference">
    <w:name w:val="annotation reference"/>
    <w:basedOn w:val="DefaultParagraphFont"/>
    <w:uiPriority w:val="99"/>
    <w:semiHidden/>
    <w:unhideWhenUsed/>
    <w:rsid w:val="00705E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E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E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E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E5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05E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F10E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0EC3"/>
    <w:pPr>
      <w:spacing w:after="100"/>
      <w:ind w:left="440"/>
    </w:pPr>
  </w:style>
  <w:style w:type="character" w:customStyle="1" w:styleId="atn">
    <w:name w:val="atn"/>
    <w:basedOn w:val="DefaultParagraphFont"/>
    <w:rsid w:val="00F673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\Desktop\Projet_S7\M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fr-FR"/>
  <c:chart>
    <c:title>
      <c:tx>
        <c:rich>
          <a:bodyPr/>
          <a:lstStyle/>
          <a:p>
            <a:pPr>
              <a:defRPr/>
            </a:pPr>
            <a:r>
              <a:rPr lang="fr-FR"/>
              <a:t>Mel scale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Mel</c:v>
          </c:tx>
          <c:marker>
            <c:symbol val="none"/>
          </c:marker>
          <c:xVal>
            <c:numRef>
              <c:f>Sheet1!$C$3:$C$21</c:f>
              <c:numCache>
                <c:formatCode>General</c:formatCode>
                <c:ptCount val="19"/>
                <c:pt idx="0">
                  <c:v>275.63444261342886</c:v>
                </c:pt>
                <c:pt idx="1">
                  <c:v>506.95998871988297</c:v>
                </c:pt>
                <c:pt idx="2">
                  <c:v>706.26879694329114</c:v>
                </c:pt>
                <c:pt idx="3">
                  <c:v>881.35550350138089</c:v>
                </c:pt>
                <c:pt idx="4">
                  <c:v>1037.474705418663</c:v>
                </c:pt>
                <c:pt idx="5">
                  <c:v>1178.337241258509</c:v>
                </c:pt>
                <c:pt idx="6">
                  <c:v>1306.6613382340454</c:v>
                </c:pt>
                <c:pt idx="7">
                  <c:v>1424.4978285279099</c:v>
                </c:pt>
                <c:pt idx="8">
                  <c:v>1533.4322000810737</c:v>
                </c:pt>
                <c:pt idx="9">
                  <c:v>1634.7155359182561</c:v>
                </c:pt>
                <c:pt idx="10">
                  <c:v>1729.352410056325</c:v>
                </c:pt>
                <c:pt idx="11">
                  <c:v>1818.1616770141868</c:v>
                </c:pt>
                <c:pt idx="12">
                  <c:v>1901.8196060610965</c:v>
                </c:pt>
                <c:pt idx="13">
                  <c:v>1980.8911770522955</c:v>
                </c:pt>
                <c:pt idx="14">
                  <c:v>2055.8532347335276</c:v>
                </c:pt>
                <c:pt idx="15">
                  <c:v>2127.1119179033499</c:v>
                </c:pt>
                <c:pt idx="16">
                  <c:v>2195.0159824051429</c:v>
                </c:pt>
                <c:pt idx="17">
                  <c:v>2259.8671267551122</c:v>
                </c:pt>
                <c:pt idx="18">
                  <c:v>2321.9280948873625</c:v>
                </c:pt>
              </c:numCache>
            </c:numRef>
          </c:xVal>
          <c:yVal>
            <c:numRef>
              <c:f>Sheet1!$B$3:$B$21</c:f>
              <c:numCache>
                <c:formatCode>General</c:formatCode>
                <c:ptCount val="19"/>
                <c:pt idx="0">
                  <c:v>210.52631578947367</c:v>
                </c:pt>
                <c:pt idx="1">
                  <c:v>421.05263157894734</c:v>
                </c:pt>
                <c:pt idx="2">
                  <c:v>631.57894736842286</c:v>
                </c:pt>
                <c:pt idx="3">
                  <c:v>842.10526315789468</c:v>
                </c:pt>
                <c:pt idx="4">
                  <c:v>1052.6315789473679</c:v>
                </c:pt>
                <c:pt idx="5">
                  <c:v>1263.1578947368398</c:v>
                </c:pt>
                <c:pt idx="6">
                  <c:v>1473.6842105263095</c:v>
                </c:pt>
                <c:pt idx="7">
                  <c:v>1684.21052631579</c:v>
                </c:pt>
                <c:pt idx="8">
                  <c:v>1894.7368421052631</c:v>
                </c:pt>
                <c:pt idx="9">
                  <c:v>2105.2631578947371</c:v>
                </c:pt>
                <c:pt idx="10">
                  <c:v>2315.7894736842104</c:v>
                </c:pt>
                <c:pt idx="11">
                  <c:v>2526.3157894736842</c:v>
                </c:pt>
                <c:pt idx="12">
                  <c:v>2736.8421052631579</c:v>
                </c:pt>
                <c:pt idx="13">
                  <c:v>2947.3684210526244</c:v>
                </c:pt>
                <c:pt idx="14">
                  <c:v>3157.8947368421168</c:v>
                </c:pt>
                <c:pt idx="15">
                  <c:v>3368.4210526315919</c:v>
                </c:pt>
                <c:pt idx="16">
                  <c:v>3578.9473684210507</c:v>
                </c:pt>
                <c:pt idx="17">
                  <c:v>3789.4736842105262</c:v>
                </c:pt>
                <c:pt idx="18">
                  <c:v>4000</c:v>
                </c:pt>
              </c:numCache>
            </c:numRef>
          </c:yVal>
          <c:smooth val="1"/>
        </c:ser>
        <c:ser>
          <c:idx val="1"/>
          <c:order val="1"/>
          <c:tx>
            <c:v>lin</c:v>
          </c:tx>
          <c:spPr>
            <a:ln>
              <a:noFill/>
            </a:ln>
          </c:spPr>
          <c:marker>
            <c:symbol val="none"/>
          </c:marker>
          <c:trendline>
            <c:spPr>
              <a:ln w="12700" cap="rnd"/>
            </c:spPr>
            <c:trendlineType val="linear"/>
            <c:forward val="1000"/>
          </c:trendline>
          <c:xVal>
            <c:numRef>
              <c:f>Sheet1!$C$3:$C$6</c:f>
              <c:numCache>
                <c:formatCode>General</c:formatCode>
                <c:ptCount val="4"/>
                <c:pt idx="0">
                  <c:v>275.63444261342886</c:v>
                </c:pt>
                <c:pt idx="1">
                  <c:v>506.95998871988297</c:v>
                </c:pt>
                <c:pt idx="2">
                  <c:v>706.26879694329114</c:v>
                </c:pt>
                <c:pt idx="3">
                  <c:v>881.35550350138089</c:v>
                </c:pt>
              </c:numCache>
            </c:numRef>
          </c:xVal>
          <c:yVal>
            <c:numRef>
              <c:f>Sheet1!$B$3:$B$21</c:f>
              <c:numCache>
                <c:formatCode>General</c:formatCode>
                <c:ptCount val="19"/>
                <c:pt idx="0">
                  <c:v>210.52631578947367</c:v>
                </c:pt>
                <c:pt idx="1">
                  <c:v>421.05263157894734</c:v>
                </c:pt>
                <c:pt idx="2">
                  <c:v>631.57894736842286</c:v>
                </c:pt>
                <c:pt idx="3">
                  <c:v>842.10526315789468</c:v>
                </c:pt>
                <c:pt idx="4">
                  <c:v>1052.6315789473679</c:v>
                </c:pt>
                <c:pt idx="5">
                  <c:v>1263.1578947368398</c:v>
                </c:pt>
                <c:pt idx="6">
                  <c:v>1473.6842105263095</c:v>
                </c:pt>
                <c:pt idx="7">
                  <c:v>1684.21052631579</c:v>
                </c:pt>
                <c:pt idx="8">
                  <c:v>1894.7368421052631</c:v>
                </c:pt>
                <c:pt idx="9">
                  <c:v>2105.2631578947371</c:v>
                </c:pt>
                <c:pt idx="10">
                  <c:v>2315.7894736842104</c:v>
                </c:pt>
                <c:pt idx="11">
                  <c:v>2526.3157894736842</c:v>
                </c:pt>
                <c:pt idx="12">
                  <c:v>2736.8421052631579</c:v>
                </c:pt>
                <c:pt idx="13">
                  <c:v>2947.3684210526244</c:v>
                </c:pt>
                <c:pt idx="14">
                  <c:v>3157.8947368421168</c:v>
                </c:pt>
                <c:pt idx="15">
                  <c:v>3368.4210526315919</c:v>
                </c:pt>
                <c:pt idx="16">
                  <c:v>3578.9473684210507</c:v>
                </c:pt>
                <c:pt idx="17">
                  <c:v>3789.4736842105262</c:v>
                </c:pt>
                <c:pt idx="18">
                  <c:v>4000</c:v>
                </c:pt>
              </c:numCache>
            </c:numRef>
          </c:yVal>
          <c:smooth val="1"/>
        </c:ser>
        <c:axId val="91690496"/>
        <c:axId val="98276864"/>
      </c:scatterChart>
      <c:valAx>
        <c:axId val="9169049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fr-FR"/>
                  <a:t>Output frequency (Mel)</a:t>
                </a:r>
              </a:p>
            </c:rich>
          </c:tx>
        </c:title>
        <c:numFmt formatCode="General" sourceLinked="1"/>
        <c:tickLblPos val="nextTo"/>
        <c:crossAx val="98276864"/>
        <c:crosses val="autoZero"/>
        <c:crossBetween val="midCat"/>
      </c:valAx>
      <c:valAx>
        <c:axId val="9827686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fr-FR"/>
                  <a:t>Input frequency (Hz)</a:t>
                </a:r>
              </a:p>
            </c:rich>
          </c:tx>
        </c:title>
        <c:numFmt formatCode="General" sourceLinked="1"/>
        <c:tickLblPos val="nextTo"/>
        <c:crossAx val="91690496"/>
        <c:crosses val="autoZero"/>
        <c:crossBetween val="midCat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892368-6201-46A4-9C64-F857E5269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13</Pages>
  <Words>1625</Words>
  <Characters>8941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recognition</vt:lpstr>
    </vt:vector>
  </TitlesOfParts>
  <Company>Polytech’ Nice Sophia Antipolis</Company>
  <LinksUpToDate>false</LinksUpToDate>
  <CharactersWithSpaces>10545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recognition</dc:title>
  <dc:subject>Guénon Marie, Achard Jean-Paul, Favreau Jean-Dominique</dc:subject>
  <dc:creator>Guenon</dc:creator>
  <cp:lastModifiedBy>Guenon</cp:lastModifiedBy>
  <cp:revision>77</cp:revision>
  <dcterms:created xsi:type="dcterms:W3CDTF">2013-01-08T08:24:00Z</dcterms:created>
  <dcterms:modified xsi:type="dcterms:W3CDTF">2013-01-11T09:43:00Z</dcterms:modified>
</cp:coreProperties>
</file>